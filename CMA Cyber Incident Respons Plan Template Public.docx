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C665A4D" w14:textId="77777777" w:rsidR="00F373CD" w:rsidRPr="000301FB" w:rsidRDefault="006F17FA" w:rsidP="00F373CD">
      <w:pPr>
        <w:pStyle w:val="Title"/>
        <w:jc w:val="center"/>
        <w:rPr>
          <w:sz w:val="96"/>
          <w:szCs w:val="96"/>
        </w:rPr>
      </w:pPr>
      <w:bookmarkStart w:id="0" w:name="_Toc32843151"/>
      <w:r w:rsidRPr="000301FB">
        <w:rPr>
          <w:sz w:val="96"/>
          <w:szCs w:val="96"/>
        </w:rPr>
        <w:t>Cyber Incident Response Plan</w:t>
      </w:r>
      <w:r w:rsidR="00704EE3" w:rsidRPr="000301FB">
        <w:rPr>
          <w:sz w:val="96"/>
          <w:szCs w:val="96"/>
        </w:rPr>
        <w:t xml:space="preserve"> Template</w:t>
      </w:r>
    </w:p>
    <w:p w14:paraId="0E9802A7" w14:textId="78AA6D06" w:rsidR="00F373CD" w:rsidRPr="000301FB" w:rsidRDefault="00F373CD" w:rsidP="00F373CD"/>
    <w:p w14:paraId="3D256D66" w14:textId="1C12EB3B" w:rsidR="00F373CD" w:rsidRPr="000301FB" w:rsidRDefault="00F373CD" w:rsidP="00F373CD">
      <w:commentRangeStart w:id="1"/>
      <w:r w:rsidRPr="000301FB">
        <w:t>Version</w:t>
      </w:r>
      <w:commentRangeEnd w:id="1"/>
      <w:r w:rsidRPr="000301FB">
        <w:rPr>
          <w:rStyle w:val="CommentReference"/>
        </w:rPr>
        <w:commentReference w:id="1"/>
      </w:r>
      <w:r w:rsidRPr="000301FB">
        <w:t>:</w:t>
      </w:r>
    </w:p>
    <w:p w14:paraId="1CD6EB09" w14:textId="433ABFCE" w:rsidR="00F373CD" w:rsidRPr="000301FB" w:rsidRDefault="00F373CD" w:rsidP="00F373CD">
      <w:commentRangeStart w:id="2"/>
      <w:r w:rsidRPr="000301FB">
        <w:t>Signed</w:t>
      </w:r>
      <w:commentRangeEnd w:id="2"/>
      <w:r w:rsidRPr="000301FB">
        <w:rPr>
          <w:rStyle w:val="CommentReference"/>
        </w:rPr>
        <w:commentReference w:id="2"/>
      </w:r>
      <w:r w:rsidRPr="000301FB">
        <w:t>:</w:t>
      </w:r>
    </w:p>
    <w:p w14:paraId="654075AB" w14:textId="77777777" w:rsidR="0011484A" w:rsidRDefault="0011484A" w:rsidP="00F373CD"/>
    <w:tbl>
      <w:tblPr>
        <w:tblStyle w:val="TableGrid"/>
        <w:tblW w:w="10226" w:type="dxa"/>
        <w:tblLayout w:type="fixed"/>
        <w:tblLook w:val="04A0" w:firstRow="1" w:lastRow="0" w:firstColumn="1" w:lastColumn="0" w:noHBand="0" w:noVBand="1"/>
      </w:tblPr>
      <w:tblGrid>
        <w:gridCol w:w="1150"/>
        <w:gridCol w:w="1696"/>
        <w:gridCol w:w="2111"/>
        <w:gridCol w:w="1984"/>
        <w:gridCol w:w="3285"/>
      </w:tblGrid>
      <w:tr w:rsidR="000A31A1" w14:paraId="6B8A232C" w14:textId="77777777" w:rsidTr="000A31A1">
        <w:trPr>
          <w:trHeight w:val="455"/>
        </w:trPr>
        <w:tc>
          <w:tcPr>
            <w:tcW w:w="1150" w:type="dxa"/>
            <w:shd w:val="clear" w:color="auto" w:fill="17396B"/>
          </w:tcPr>
          <w:p w14:paraId="7E381CF6" w14:textId="527B7E7F"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Version</w:t>
            </w:r>
          </w:p>
        </w:tc>
        <w:tc>
          <w:tcPr>
            <w:tcW w:w="1696" w:type="dxa"/>
            <w:shd w:val="clear" w:color="auto" w:fill="17396B"/>
          </w:tcPr>
          <w:p w14:paraId="2256464F" w14:textId="56042C17"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Date</w:t>
            </w:r>
          </w:p>
        </w:tc>
        <w:tc>
          <w:tcPr>
            <w:tcW w:w="2111" w:type="dxa"/>
            <w:shd w:val="clear" w:color="auto" w:fill="17396B"/>
          </w:tcPr>
          <w:p w14:paraId="49BC1256" w14:textId="6B2FC2EF"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Author</w:t>
            </w:r>
          </w:p>
        </w:tc>
        <w:tc>
          <w:tcPr>
            <w:tcW w:w="1984" w:type="dxa"/>
            <w:shd w:val="clear" w:color="auto" w:fill="17396B"/>
          </w:tcPr>
          <w:p w14:paraId="4F184894" w14:textId="6C44D588"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Contributors</w:t>
            </w:r>
            <w:commentRangeStart w:id="3"/>
            <w:r>
              <w:t>.</w:t>
            </w:r>
            <w:commentRangeEnd w:id="3"/>
            <w:r>
              <w:rPr>
                <w:rStyle w:val="CommentReference"/>
              </w:rPr>
              <w:commentReference w:id="3"/>
            </w:r>
          </w:p>
        </w:tc>
        <w:tc>
          <w:tcPr>
            <w:tcW w:w="3285" w:type="dxa"/>
            <w:shd w:val="clear" w:color="auto" w:fill="17396B"/>
          </w:tcPr>
          <w:p w14:paraId="71A53FB6" w14:textId="496C66AF"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Comments</w:t>
            </w:r>
          </w:p>
        </w:tc>
      </w:tr>
      <w:tr w:rsidR="000A31A1" w14:paraId="5670EF1D" w14:textId="77777777" w:rsidTr="000A31A1">
        <w:trPr>
          <w:trHeight w:val="455"/>
        </w:trPr>
        <w:tc>
          <w:tcPr>
            <w:tcW w:w="1150" w:type="dxa"/>
          </w:tcPr>
          <w:p w14:paraId="068075D1" w14:textId="48855379"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1.0</w:t>
            </w:r>
          </w:p>
        </w:tc>
        <w:tc>
          <w:tcPr>
            <w:tcW w:w="1696" w:type="dxa"/>
          </w:tcPr>
          <w:p w14:paraId="7ADE9141" w14:textId="7BE078BE"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May 2020</w:t>
            </w:r>
          </w:p>
        </w:tc>
        <w:tc>
          <w:tcPr>
            <w:tcW w:w="2111" w:type="dxa"/>
          </w:tcPr>
          <w:p w14:paraId="093478EB" w14:textId="62D4055C"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Amar Singh</w:t>
            </w:r>
          </w:p>
        </w:tc>
        <w:tc>
          <w:tcPr>
            <w:tcW w:w="1984" w:type="dxa"/>
          </w:tcPr>
          <w:p w14:paraId="3D0F865E" w14:textId="77777777" w:rsidR="000A31A1" w:rsidRDefault="000A31A1" w:rsidP="00F373CD">
            <w:pPr>
              <w:pBdr>
                <w:top w:val="none" w:sz="0" w:space="0" w:color="auto"/>
                <w:left w:val="none" w:sz="0" w:space="0" w:color="auto"/>
                <w:bottom w:val="none" w:sz="0" w:space="0" w:color="auto"/>
                <w:right w:val="none" w:sz="0" w:space="0" w:color="auto"/>
                <w:between w:val="none" w:sz="0" w:space="0" w:color="auto"/>
              </w:pBdr>
            </w:pPr>
          </w:p>
        </w:tc>
        <w:tc>
          <w:tcPr>
            <w:tcW w:w="3285" w:type="dxa"/>
          </w:tcPr>
          <w:p w14:paraId="17A2AA6E" w14:textId="4FF3077B" w:rsidR="000A31A1" w:rsidRDefault="000A31A1" w:rsidP="00F373CD">
            <w:pPr>
              <w:pBdr>
                <w:top w:val="none" w:sz="0" w:space="0" w:color="auto"/>
                <w:left w:val="none" w:sz="0" w:space="0" w:color="auto"/>
                <w:bottom w:val="none" w:sz="0" w:space="0" w:color="auto"/>
                <w:right w:val="none" w:sz="0" w:space="0" w:color="auto"/>
                <w:between w:val="none" w:sz="0" w:space="0" w:color="auto"/>
              </w:pBdr>
            </w:pPr>
            <w:r>
              <w:t>Ready for Public Release</w:t>
            </w:r>
          </w:p>
        </w:tc>
      </w:tr>
    </w:tbl>
    <w:p w14:paraId="1F1120B8" w14:textId="77777777" w:rsidR="0011484A" w:rsidRDefault="0011484A" w:rsidP="00F373CD"/>
    <w:p w14:paraId="605B197B" w14:textId="77777777" w:rsidR="0011484A" w:rsidRDefault="0011484A" w:rsidP="00F373CD"/>
    <w:p w14:paraId="2AF2E64D" w14:textId="77777777" w:rsidR="0011484A" w:rsidRDefault="0011484A" w:rsidP="00F373CD"/>
    <w:p w14:paraId="3530AD69" w14:textId="77777777" w:rsidR="0011484A" w:rsidRDefault="0011484A" w:rsidP="00F373CD"/>
    <w:p w14:paraId="3B861849" w14:textId="218E7C18" w:rsidR="000A195E" w:rsidRPr="000301FB" w:rsidRDefault="00BC765D" w:rsidP="00F373CD">
      <w:r w:rsidRPr="000301FB">
        <w:br w:type="page"/>
      </w:r>
    </w:p>
    <w:p w14:paraId="03D9146E" w14:textId="77777777" w:rsidR="004278FB" w:rsidRDefault="004278FB" w:rsidP="004278FB">
      <w:pPr>
        <w:rPr>
          <w:sz w:val="44"/>
          <w:szCs w:val="44"/>
        </w:rPr>
      </w:pPr>
      <w:r w:rsidRPr="004278FB">
        <w:rPr>
          <w:sz w:val="44"/>
          <w:szCs w:val="44"/>
        </w:rPr>
        <w:lastRenderedPageBreak/>
        <w:t xml:space="preserve">Copyright and Disclaimer </w:t>
      </w:r>
    </w:p>
    <w:p w14:paraId="6D8FFFAC" w14:textId="4DED7E25" w:rsidR="004278FB" w:rsidRPr="004278FB" w:rsidRDefault="004278FB" w:rsidP="001F57C4">
      <w:pPr>
        <w:widowControl/>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240" w:lineRule="auto"/>
        <w:ind w:right="0"/>
        <w:rPr>
          <w:rFonts w:ascii="Source Sans Pro" w:eastAsia="Times New Roman" w:hAnsi="Source Sans Pro" w:cs="Times New Roman"/>
          <w:color w:val="2C3E50"/>
          <w:sz w:val="24"/>
          <w:szCs w:val="24"/>
          <w:lang w:bidi="ar-SA"/>
        </w:rPr>
      </w:pPr>
      <w:r w:rsidRPr="004278FB">
        <w:rPr>
          <w:rFonts w:ascii="Source Sans Pro" w:eastAsia="Times New Roman" w:hAnsi="Source Sans Pro" w:cs="Times New Roman"/>
          <w:color w:val="2C3E50"/>
          <w:sz w:val="24"/>
          <w:szCs w:val="24"/>
          <w:lang w:bidi="ar-SA"/>
        </w:rPr>
        <w:t>Cyber Incident Response Plan Template by Amar Singh of Cyber Management Alliance Ltd is licensed under CC BY-NC-SA 4.0. To view a copy of this license, visit https://creativecommons.org/licenses/by-nc-sa/4.0</w:t>
      </w:r>
    </w:p>
    <w:p w14:paraId="43842E48" w14:textId="436F06AD" w:rsidR="004278FB" w:rsidRPr="004278FB" w:rsidRDefault="001F57C4" w:rsidP="001F57C4">
      <w:pPr>
        <w:jc w:val="center"/>
        <w:rPr>
          <w:color w:val="23527C"/>
          <w:sz w:val="96"/>
          <w:szCs w:val="96"/>
        </w:rPr>
      </w:pPr>
      <w:r>
        <w:rPr>
          <w:noProof/>
          <w:color w:val="23527C"/>
          <w:sz w:val="96"/>
          <w:szCs w:val="96"/>
        </w:rPr>
        <w:drawing>
          <wp:inline distT="0" distB="0" distL="0" distR="0" wp14:anchorId="155FEAB9" wp14:editId="65851A22">
            <wp:extent cx="5187080" cy="6794204"/>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eanShot 2020-05-21 at 14.07.31@2x.png"/>
                    <pic:cNvPicPr/>
                  </pic:nvPicPr>
                  <pic:blipFill rotWithShape="1">
                    <a:blip r:embed="rId12" cstate="print">
                      <a:extLst>
                        <a:ext uri="{28A0092B-C50C-407E-A947-70E740481C1C}">
                          <a14:useLocalDpi xmlns:a14="http://schemas.microsoft.com/office/drawing/2010/main" val="0"/>
                        </a:ext>
                      </a:extLst>
                    </a:blip>
                    <a:srcRect l="7793" r="7796" b="4089"/>
                    <a:stretch/>
                  </pic:blipFill>
                  <pic:spPr bwMode="auto">
                    <a:xfrm>
                      <a:off x="0" y="0"/>
                      <a:ext cx="5191308" cy="6799742"/>
                    </a:xfrm>
                    <a:prstGeom prst="rect">
                      <a:avLst/>
                    </a:prstGeom>
                    <a:ln>
                      <a:noFill/>
                    </a:ln>
                    <a:extLst>
                      <a:ext uri="{53640926-AAD7-44D8-BBD7-CCE9431645EC}">
                        <a14:shadowObscured xmlns:a14="http://schemas.microsoft.com/office/drawing/2010/main"/>
                      </a:ext>
                    </a:extLst>
                  </pic:spPr>
                </pic:pic>
              </a:graphicData>
            </a:graphic>
          </wp:inline>
        </w:drawing>
      </w:r>
      <w:r w:rsidR="004278FB" w:rsidRPr="004278FB">
        <w:br w:type="page"/>
      </w:r>
    </w:p>
    <w:p w14:paraId="6C26ECBC" w14:textId="7F1AD5AC" w:rsidR="00CA14EC" w:rsidRPr="000301FB" w:rsidRDefault="00CA14EC" w:rsidP="00CA14EC">
      <w:pPr>
        <w:pStyle w:val="Heading1"/>
      </w:pPr>
      <w:bookmarkStart w:id="4" w:name="_Toc40964737"/>
      <w:r w:rsidRPr="000301FB">
        <w:lastRenderedPageBreak/>
        <w:t>[Pre-Reading</w:t>
      </w:r>
      <w:r w:rsidR="3E8CC0B4">
        <w:t>]</w:t>
      </w:r>
      <w:bookmarkEnd w:id="4"/>
    </w:p>
    <w:p w14:paraId="6707C397" w14:textId="50230FEE" w:rsidR="00B25B53" w:rsidRPr="000301FB" w:rsidRDefault="00B25B53" w:rsidP="00B25B53">
      <w:pPr>
        <w:pStyle w:val="Heading2"/>
      </w:pPr>
      <w:bookmarkStart w:id="5" w:name="_Toc40964738"/>
      <w:r w:rsidRPr="000301FB">
        <w:t>How to Read and Use This Document</w:t>
      </w:r>
      <w:bookmarkEnd w:id="5"/>
      <w:r w:rsidRPr="000301FB">
        <w:t xml:space="preserve">  </w:t>
      </w:r>
    </w:p>
    <w:p w14:paraId="0A77A9AD" w14:textId="2A09CAAF" w:rsidR="00986A04" w:rsidRDefault="00371A1F" w:rsidP="003C2DE9">
      <w:pPr>
        <w:ind w:right="-330"/>
        <w:jc w:val="both"/>
      </w:pPr>
      <w:r w:rsidRPr="000301FB">
        <w:t>[</w:t>
      </w:r>
      <w:r w:rsidR="001701D6" w:rsidRPr="000301FB">
        <w:t>You can delete this whole section</w:t>
      </w:r>
      <w:r w:rsidR="00CA14EC" w:rsidRPr="000301FB">
        <w:t xml:space="preserve"> titled Pre-Reading</w:t>
      </w:r>
      <w:r w:rsidR="001701D6" w:rsidRPr="000301FB">
        <w:t xml:space="preserve"> after reading</w:t>
      </w:r>
      <w:r w:rsidR="002D5223">
        <w:t xml:space="preserve"> it</w:t>
      </w:r>
      <w:r w:rsidR="000D413C" w:rsidRPr="000301FB">
        <w:t>. Don’t forget to print or save another copy for future reference</w:t>
      </w:r>
      <w:r w:rsidRPr="000301FB">
        <w:t xml:space="preserve">. You can also delete any text in </w:t>
      </w:r>
      <w:proofErr w:type="gramStart"/>
      <w:r w:rsidRPr="000301FB">
        <w:rPr>
          <w:b/>
          <w:bCs/>
        </w:rPr>
        <w:t>[ ]</w:t>
      </w:r>
      <w:proofErr w:type="gramEnd"/>
      <w:r w:rsidRPr="000301FB">
        <w:t xml:space="preserve"> like this paragraph</w:t>
      </w:r>
      <w:r w:rsidR="004B7455">
        <w:t xml:space="preserve">. </w:t>
      </w:r>
      <w:r w:rsidR="002D5223">
        <w:t>Please feel free to c</w:t>
      </w:r>
      <w:r w:rsidR="004B7455">
        <w:t xml:space="preserve">hange </w:t>
      </w:r>
      <w:r w:rsidR="002D5223">
        <w:t xml:space="preserve">any </w:t>
      </w:r>
      <w:r w:rsidR="004B7455">
        <w:t xml:space="preserve">text </w:t>
      </w:r>
      <w:r w:rsidR="002D5223">
        <w:t xml:space="preserve">especially text </w:t>
      </w:r>
      <w:r w:rsidR="004B7455">
        <w:t>in {change}</w:t>
      </w:r>
      <w:r w:rsidRPr="000301FB">
        <w:t>]</w:t>
      </w:r>
      <w:r w:rsidR="00245193">
        <w:t>.</w:t>
      </w:r>
    </w:p>
    <w:p w14:paraId="5CD61916" w14:textId="401BDB16" w:rsidR="00986A04" w:rsidRPr="000301FB" w:rsidRDefault="00986A04" w:rsidP="003C2DE9">
      <w:pPr>
        <w:ind w:right="-330"/>
        <w:jc w:val="both"/>
      </w:pPr>
      <w:r>
        <w:t>The only thing we ask of you</w:t>
      </w:r>
      <w:r w:rsidR="002D5223">
        <w:t>, please</w:t>
      </w:r>
      <w:r>
        <w:t xml:space="preserve"> </w:t>
      </w:r>
      <w:r w:rsidR="002D5223">
        <w:t>d</w:t>
      </w:r>
      <w:r>
        <w:t>o not sell this template.</w:t>
      </w:r>
      <w:r w:rsidR="002D5223">
        <w:t xml:space="preserve"> </w:t>
      </w:r>
      <w:r>
        <w:t>You can use it in your own company</w:t>
      </w:r>
      <w:r w:rsidR="0004562E">
        <w:t>.</w:t>
      </w:r>
    </w:p>
    <w:p w14:paraId="6A25241B" w14:textId="54B1563E" w:rsidR="00AB0FB0" w:rsidRPr="000301FB" w:rsidRDefault="006F17FA" w:rsidP="003C2DE9">
      <w:pPr>
        <w:ind w:right="-330"/>
        <w:jc w:val="both"/>
      </w:pPr>
      <w:r w:rsidRPr="000301FB">
        <w:t>To</w:t>
      </w:r>
      <w:r w:rsidR="00A21972" w:rsidRPr="000301FB">
        <w:t xml:space="preserve"> obtain maximum</w:t>
      </w:r>
      <w:r w:rsidRPr="000301FB">
        <w:t xml:space="preserve"> value from this document</w:t>
      </w:r>
      <w:r w:rsidR="00245193">
        <w:t>,</w:t>
      </w:r>
      <w:r w:rsidRPr="000301FB">
        <w:t xml:space="preserve"> please read this </w:t>
      </w:r>
      <w:r w:rsidR="0072220B" w:rsidRPr="000301FB">
        <w:t>full section</w:t>
      </w:r>
      <w:r w:rsidRPr="000301FB">
        <w:t>.</w:t>
      </w:r>
      <w:r w:rsidR="00FD5269" w:rsidRPr="000301FB">
        <w:t xml:space="preserve"> However, </w:t>
      </w:r>
      <w:r w:rsidR="001701D6" w:rsidRPr="000301FB">
        <w:t xml:space="preserve">please start by </w:t>
      </w:r>
      <w:r w:rsidRPr="000301FB">
        <w:t>read</w:t>
      </w:r>
      <w:r w:rsidR="001701D6" w:rsidRPr="000301FB">
        <w:t xml:space="preserve">ing </w:t>
      </w:r>
      <w:r w:rsidR="004C03CC" w:rsidRPr="000301FB">
        <w:t>our</w:t>
      </w:r>
      <w:r w:rsidRPr="000301FB">
        <w:t xml:space="preserve"> blog (</w:t>
      </w:r>
      <w:r w:rsidR="004C03CC" w:rsidRPr="000301FB">
        <w:t>click here</w:t>
      </w:r>
      <w:r w:rsidRPr="000301FB">
        <w:t>) on what should and should not be in a response plan</w:t>
      </w:r>
      <w:r w:rsidR="00AB0FB0" w:rsidRPr="000301FB">
        <w:t xml:space="preserve">. </w:t>
      </w:r>
      <w:r w:rsidRPr="000301FB">
        <w:t xml:space="preserve">Please return to this document once you have read the blog. </w:t>
      </w:r>
    </w:p>
    <w:p w14:paraId="20C8D760" w14:textId="546EFF98" w:rsidR="000D413C" w:rsidRPr="000301FB" w:rsidRDefault="000D413C" w:rsidP="000D413C">
      <w:pPr>
        <w:pStyle w:val="Heading3"/>
        <w:rPr>
          <w:b w:val="0"/>
          <w:bCs/>
        </w:rPr>
      </w:pPr>
      <w:bookmarkStart w:id="6" w:name="_Toc40964739"/>
      <w:r w:rsidRPr="000301FB">
        <w:rPr>
          <w:b w:val="0"/>
          <w:bCs/>
        </w:rPr>
        <w:t>Further Reading</w:t>
      </w:r>
      <w:bookmarkEnd w:id="6"/>
    </w:p>
    <w:p w14:paraId="186EC235" w14:textId="144212F4" w:rsidR="00B25B53" w:rsidRPr="000301FB" w:rsidRDefault="000D413C" w:rsidP="003C2DE9">
      <w:pPr>
        <w:ind w:right="-330"/>
        <w:jc w:val="both"/>
      </w:pPr>
      <w:r w:rsidRPr="000301FB">
        <w:t>I</w:t>
      </w:r>
      <w:r w:rsidR="00B25B53" w:rsidRPr="000301FB">
        <w:t>n addition to the guidance</w:t>
      </w:r>
      <w:r w:rsidR="001701D6" w:rsidRPr="000301FB">
        <w:t xml:space="preserve"> in our various </w:t>
      </w:r>
      <w:hyperlink r:id="rId13" w:history="1">
        <w:r w:rsidR="001701D6" w:rsidRPr="001F57C4">
          <w:rPr>
            <w:rStyle w:val="Hyperlink"/>
          </w:rPr>
          <w:t>blogs</w:t>
        </w:r>
      </w:hyperlink>
      <w:r w:rsidR="00B25B53" w:rsidRPr="000301FB">
        <w:t xml:space="preserve">, </w:t>
      </w:r>
      <w:r w:rsidR="00A21972" w:rsidRPr="000301FB">
        <w:t xml:space="preserve">you </w:t>
      </w:r>
      <w:r w:rsidR="001701D6" w:rsidRPr="000301FB">
        <w:t>can also enrol in our UK Government-certified training (</w:t>
      </w:r>
      <w:hyperlink r:id="rId14" w:history="1">
        <w:r w:rsidR="001701D6" w:rsidRPr="000301FB">
          <w:rPr>
            <w:rStyle w:val="Hyperlink"/>
          </w:rPr>
          <w:t>more details are here</w:t>
        </w:r>
      </w:hyperlink>
      <w:r w:rsidR="001701D6" w:rsidRPr="000301FB">
        <w:t>).</w:t>
      </w:r>
      <w:r w:rsidRPr="000301FB">
        <w:t xml:space="preserve"> Furthermore, if you so wish, you </w:t>
      </w:r>
      <w:r w:rsidR="002D5223">
        <w:t>should</w:t>
      </w:r>
      <w:r w:rsidRPr="000301FB">
        <w:t xml:space="preserve"> review and read the following</w:t>
      </w:r>
    </w:p>
    <w:p w14:paraId="59AC3AC8" w14:textId="77777777" w:rsidR="000D413C" w:rsidRPr="000301FB" w:rsidRDefault="000D413C" w:rsidP="004E6EAA">
      <w:pPr>
        <w:pStyle w:val="ListParagraph"/>
        <w:numPr>
          <w:ilvl w:val="0"/>
          <w:numId w:val="12"/>
        </w:numPr>
        <w:ind w:left="567" w:hanging="283"/>
        <w:jc w:val="both"/>
      </w:pPr>
      <w:r w:rsidRPr="000301FB">
        <w:t>ISO 27001:2013</w:t>
      </w:r>
    </w:p>
    <w:p w14:paraId="6B7D7B35" w14:textId="77F24253" w:rsidR="000D413C" w:rsidRDefault="000D413C" w:rsidP="004E6EAA">
      <w:pPr>
        <w:pStyle w:val="ListParagraph"/>
        <w:numPr>
          <w:ilvl w:val="0"/>
          <w:numId w:val="12"/>
        </w:numPr>
        <w:ind w:left="567" w:hanging="283"/>
        <w:jc w:val="both"/>
      </w:pPr>
      <w:r w:rsidRPr="000301FB">
        <w:t>NIST’S Computer Security Incident Handling Guide SP-800-62r2</w:t>
      </w:r>
    </w:p>
    <w:p w14:paraId="438F56B7" w14:textId="2593F2D8" w:rsidR="00351F8F" w:rsidRPr="000301FB" w:rsidRDefault="002D5223" w:rsidP="004E6EAA">
      <w:pPr>
        <w:pStyle w:val="ListParagraph"/>
        <w:numPr>
          <w:ilvl w:val="0"/>
          <w:numId w:val="12"/>
        </w:numPr>
        <w:ind w:left="567" w:hanging="283"/>
        <w:jc w:val="both"/>
      </w:pPr>
      <w:r>
        <w:t>NIST's Cyber Security Framework</w:t>
      </w:r>
      <w:r w:rsidR="008A43AC">
        <w:t xml:space="preserve"> </w:t>
      </w:r>
    </w:p>
    <w:p w14:paraId="00287C51" w14:textId="30BC3713" w:rsidR="001701D6" w:rsidRPr="000301FB" w:rsidRDefault="000D413C" w:rsidP="000D413C">
      <w:pPr>
        <w:pStyle w:val="Heading3"/>
        <w:rPr>
          <w:b w:val="0"/>
          <w:bCs/>
        </w:rPr>
      </w:pPr>
      <w:bookmarkStart w:id="7" w:name="_Toc40964740"/>
      <w:r w:rsidRPr="000301FB">
        <w:rPr>
          <w:b w:val="0"/>
          <w:bCs/>
        </w:rPr>
        <w:t>N</w:t>
      </w:r>
      <w:r w:rsidR="001701D6" w:rsidRPr="000301FB">
        <w:rPr>
          <w:b w:val="0"/>
          <w:bCs/>
        </w:rPr>
        <w:t>CSC</w:t>
      </w:r>
      <w:ins w:id="8" w:author="Bal Rai" w:date="2020-05-10T07:10:00Z">
        <w:r w:rsidR="00D73B35">
          <w:rPr>
            <w:b w:val="0"/>
            <w:bCs/>
          </w:rPr>
          <w:t>-</w:t>
        </w:r>
      </w:ins>
      <w:r w:rsidR="001701D6" w:rsidRPr="000301FB">
        <w:rPr>
          <w:b w:val="0"/>
          <w:bCs/>
        </w:rPr>
        <w:t>Certified Training</w:t>
      </w:r>
      <w:bookmarkEnd w:id="7"/>
      <w:r w:rsidR="001701D6" w:rsidRPr="000301FB">
        <w:rPr>
          <w:b w:val="0"/>
          <w:bCs/>
        </w:rPr>
        <w:t xml:space="preserve"> </w:t>
      </w:r>
    </w:p>
    <w:p w14:paraId="06A7CA66" w14:textId="2F80F08E" w:rsidR="00D53902" w:rsidRPr="0004562E" w:rsidRDefault="001701D6" w:rsidP="003C2DE9">
      <w:pPr>
        <w:ind w:right="-330"/>
        <w:jc w:val="both"/>
      </w:pPr>
      <w:r w:rsidRPr="000301FB">
        <w:t>Our Cyber Incident Planning &amp; Response (CIPR) course is NCSC</w:t>
      </w:r>
      <w:r w:rsidR="00D73B35">
        <w:t>-</w:t>
      </w:r>
      <w:r w:rsidRPr="000301FB">
        <w:t>Certified.</w:t>
      </w:r>
      <w:r w:rsidR="001F57C4">
        <w:t xml:space="preserve"> (</w:t>
      </w:r>
      <w:hyperlink r:id="rId15" w:history="1">
        <w:r w:rsidR="001F57C4" w:rsidRPr="001F57C4">
          <w:rPr>
            <w:rStyle w:val="Hyperlink"/>
          </w:rPr>
          <w:t>More info</w:t>
        </w:r>
      </w:hyperlink>
      <w:r w:rsidR="001F57C4">
        <w:t>)</w:t>
      </w:r>
      <w:r w:rsidRPr="000301FB">
        <w:t xml:space="preserve"> The NCSC or National Cyber Security Centre is an organisation of the United Kingdom Government that provides advice and support for the public and private sector in how to avoid computer security threats. Based in London, it became operational in October 2016, and its parent organisation is GCHQ. </w:t>
      </w:r>
      <w:r w:rsidR="00D53902" w:rsidRPr="000301FB">
        <w:br w:type="page"/>
      </w:r>
    </w:p>
    <w:p w14:paraId="2DBB537E" w14:textId="53EEAE76" w:rsidR="004C03CC" w:rsidRPr="003C2DE9" w:rsidRDefault="006F17FA" w:rsidP="003C2DE9">
      <w:pPr>
        <w:pStyle w:val="Heading2"/>
      </w:pPr>
      <w:bookmarkStart w:id="9" w:name="_Toc40964741"/>
      <w:r w:rsidRPr="003C2DE9">
        <w:lastRenderedPageBreak/>
        <w:t>What is a plan?</w:t>
      </w:r>
      <w:bookmarkEnd w:id="9"/>
      <w:r w:rsidRPr="003C2DE9">
        <w:t xml:space="preserve"> </w:t>
      </w:r>
    </w:p>
    <w:p w14:paraId="2BF7EF9C" w14:textId="21C9F1DD" w:rsidR="006F17FA" w:rsidRDefault="006F17FA" w:rsidP="00467C0D">
      <w:pPr>
        <w:ind w:right="-330"/>
        <w:jc w:val="both"/>
      </w:pPr>
      <w:r w:rsidRPr="000301FB">
        <w:t>Condensed from various dictionaries</w:t>
      </w:r>
      <w:r w:rsidR="00832152">
        <w:t>,</w:t>
      </w:r>
      <w:r w:rsidRPr="000301FB">
        <w:t xml:space="preserve"> </w:t>
      </w:r>
      <w:r w:rsidR="00832152">
        <w:t>a</w:t>
      </w:r>
      <w:r w:rsidRPr="000301FB">
        <w:t xml:space="preserve"> plan is a list of actions to achieve </w:t>
      </w:r>
      <w:r w:rsidR="00067925" w:rsidRPr="000301FB">
        <w:t>one or more objectives.</w:t>
      </w:r>
      <w:r w:rsidRPr="000301FB">
        <w:t xml:space="preserve"> A plan can be</w:t>
      </w:r>
      <w:r w:rsidR="00067925" w:rsidRPr="000301FB">
        <w:t xml:space="preserve"> as</w:t>
      </w:r>
      <w:r w:rsidRPr="000301FB">
        <w:t xml:space="preserve"> simple </w:t>
      </w:r>
      <w:r w:rsidR="00067925" w:rsidRPr="000301FB">
        <w:t>as ‘</w:t>
      </w:r>
      <w:r w:rsidR="00D53902" w:rsidRPr="000301FB">
        <w:t>ABC</w:t>
      </w:r>
      <w:r w:rsidR="00067925" w:rsidRPr="000301FB">
        <w:t xml:space="preserve">’ </w:t>
      </w:r>
      <w:r w:rsidRPr="000301FB">
        <w:t xml:space="preserve">or </w:t>
      </w:r>
      <w:r w:rsidR="00832152">
        <w:t xml:space="preserve">as </w:t>
      </w:r>
      <w:r w:rsidRPr="000301FB">
        <w:t xml:space="preserve">complex as </w:t>
      </w:r>
      <w:r w:rsidR="00067925" w:rsidRPr="000301FB">
        <w:t xml:space="preserve">a combination of multiple </w:t>
      </w:r>
      <w:r w:rsidR="00067925" w:rsidRPr="000301FB">
        <w:rPr>
          <w:i/>
          <w:iCs/>
        </w:rPr>
        <w:t xml:space="preserve">trigonometry </w:t>
      </w:r>
      <w:r w:rsidR="00067925" w:rsidRPr="000301FB">
        <w:t>formula</w:t>
      </w:r>
      <w:r w:rsidR="00832152">
        <w:t>e</w:t>
      </w:r>
      <w:r w:rsidR="0004562E">
        <w:t xml:space="preserve"> with hundreds of pages. </w:t>
      </w:r>
    </w:p>
    <w:p w14:paraId="3E53AC5D" w14:textId="03132193" w:rsidR="0004562E" w:rsidRDefault="0004562E" w:rsidP="00467C0D">
      <w:pPr>
        <w:ind w:right="-330"/>
        <w:jc w:val="both"/>
      </w:pPr>
      <w:r>
        <w:t>We prefer easy</w:t>
      </w:r>
      <w:r w:rsidR="00832152">
        <w:t>-</w:t>
      </w:r>
      <w:r>
        <w:t>to</w:t>
      </w:r>
      <w:r w:rsidR="00832152">
        <w:t>-</w:t>
      </w:r>
      <w:r>
        <w:t>read and understand</w:t>
      </w:r>
      <w:r w:rsidR="00D73B35">
        <w:t>able</w:t>
      </w:r>
      <w:r>
        <w:t xml:space="preserve"> plans. Importantly, the plan (or plans) must be easy to refer to during a crisis or emergency. Why? quite simply, that's when you really need to reference them. </w:t>
      </w:r>
    </w:p>
    <w:p w14:paraId="0B792C85" w14:textId="77777777" w:rsidR="00B83780" w:rsidRPr="000301FB" w:rsidRDefault="00B83780" w:rsidP="00467C0D">
      <w:pPr>
        <w:ind w:right="-330"/>
        <w:jc w:val="both"/>
      </w:pPr>
      <w:r w:rsidRPr="000301FB">
        <w:t xml:space="preserve">We implore you NOT to fall for the ‘complexity makes you sound knowledgeable’ school of thought. This convoluted ideology produces entangled documents that look scholarly and are more suited for academia than practical real-life incidents. </w:t>
      </w:r>
    </w:p>
    <w:p w14:paraId="1F5E5CA0" w14:textId="3AF70840" w:rsidR="00B83780" w:rsidRPr="000301FB" w:rsidRDefault="00B83780" w:rsidP="00467C0D">
      <w:pPr>
        <w:ind w:right="-330"/>
        <w:jc w:val="both"/>
      </w:pPr>
      <w:r w:rsidRPr="000301FB">
        <w:t xml:space="preserve">Remember this saying </w:t>
      </w:r>
      <w:r>
        <w:t xml:space="preserve">- </w:t>
      </w:r>
      <w:r w:rsidRPr="000301FB">
        <w:t>“Any darn fool can make something complex; it takes a genius to make something simple.”</w:t>
      </w:r>
    </w:p>
    <w:p w14:paraId="7384B388" w14:textId="64437E8A" w:rsidR="004C03CC" w:rsidRPr="000301FB" w:rsidRDefault="00927ADF" w:rsidP="004C03CC">
      <w:pPr>
        <w:pStyle w:val="Heading2"/>
      </w:pPr>
      <w:bookmarkStart w:id="10" w:name="_Toc40964742"/>
      <w:r w:rsidRPr="000301FB">
        <w:t>What is a Cyber Incident Response Plan</w:t>
      </w:r>
      <w:r w:rsidR="004C03CC" w:rsidRPr="000301FB">
        <w:t xml:space="preserve"> </w:t>
      </w:r>
      <w:r w:rsidR="00067925" w:rsidRPr="000301FB">
        <w:t>(CIRP)?</w:t>
      </w:r>
      <w:bookmarkEnd w:id="10"/>
      <w:r w:rsidRPr="000301FB">
        <w:t xml:space="preserve"> </w:t>
      </w:r>
    </w:p>
    <w:p w14:paraId="14DC647F" w14:textId="120A8B70" w:rsidR="000301FB" w:rsidRPr="000301FB" w:rsidRDefault="00927ADF" w:rsidP="00467C0D">
      <w:pPr>
        <w:ind w:right="-330"/>
        <w:jc w:val="both"/>
      </w:pPr>
      <w:r w:rsidRPr="000301FB">
        <w:t xml:space="preserve">In our opinion a CIR plan </w:t>
      </w:r>
      <w:r w:rsidR="00273E56" w:rsidRPr="000301FB">
        <w:t xml:space="preserve">should </w:t>
      </w:r>
      <w:r w:rsidR="00E4393B" w:rsidRPr="000301FB">
        <w:t xml:space="preserve">achieve two things. </w:t>
      </w:r>
      <w:r w:rsidR="000301FB" w:rsidRPr="000301FB">
        <w:t xml:space="preserve">A Cyber Incident Response Plan is what it says on the tin. A response </w:t>
      </w:r>
      <w:proofErr w:type="gramStart"/>
      <w:r w:rsidR="000301FB" w:rsidRPr="000301FB">
        <w:t>plan</w:t>
      </w:r>
      <w:proofErr w:type="gramEnd"/>
      <w:r w:rsidR="000301FB" w:rsidRPr="000301FB">
        <w:t>. The plan should help an organisation respond and recover from a cyber-attack (and a cyber-crisis)</w:t>
      </w:r>
      <w:r w:rsidR="008B4028">
        <w:t>.</w:t>
      </w:r>
      <w:r w:rsidR="000301FB" w:rsidRPr="000301FB">
        <w:t xml:space="preserve">  </w:t>
      </w:r>
    </w:p>
    <w:p w14:paraId="091F1DBA" w14:textId="25E019AF" w:rsidR="004C03CC" w:rsidRPr="000301FB" w:rsidRDefault="000301FB" w:rsidP="00467C0D">
      <w:pPr>
        <w:ind w:right="-330"/>
        <w:jc w:val="both"/>
      </w:pPr>
      <w:r w:rsidRPr="000301FB">
        <w:t>In a bit more detail, a cyber incident response plan</w:t>
      </w:r>
      <w:r w:rsidR="00067925" w:rsidRPr="000301FB">
        <w:t xml:space="preserve"> should help you</w:t>
      </w:r>
      <w:r w:rsidRPr="000301FB">
        <w:t>:</w:t>
      </w:r>
    </w:p>
    <w:p w14:paraId="07996537" w14:textId="0FFBB050" w:rsidR="00927ADF" w:rsidRPr="000301FB" w:rsidRDefault="1921E263" w:rsidP="004E6EAA">
      <w:pPr>
        <w:pStyle w:val="ListParagraph"/>
        <w:numPr>
          <w:ilvl w:val="0"/>
          <w:numId w:val="11"/>
        </w:numPr>
        <w:spacing w:line="360" w:lineRule="auto"/>
        <w:ind w:left="567" w:hanging="283"/>
        <w:jc w:val="both"/>
      </w:pPr>
      <w:r>
        <w:t>D</w:t>
      </w:r>
      <w:r w:rsidR="00273E56">
        <w:t>uring</w:t>
      </w:r>
      <w:r w:rsidR="00273E56" w:rsidRPr="000301FB">
        <w:t xml:space="preserve"> an incident</w:t>
      </w:r>
      <w:r w:rsidR="004C03CC" w:rsidRPr="000301FB">
        <w:t xml:space="preserve"> so you know </w:t>
      </w:r>
      <w:r w:rsidR="004C03CC">
        <w:t>who</w:t>
      </w:r>
      <w:r w:rsidR="59E245D4">
        <w:t>m</w:t>
      </w:r>
      <w:r w:rsidR="004C03CC" w:rsidRPr="000301FB">
        <w:t xml:space="preserve"> to call, who can authorise critical actions, who goes to the press, </w:t>
      </w:r>
      <w:r w:rsidR="00067925" w:rsidRPr="000301FB">
        <w:t xml:space="preserve">which third-party </w:t>
      </w:r>
      <w:r w:rsidR="00FD5269" w:rsidRPr="000301FB">
        <w:t>to</w:t>
      </w:r>
      <w:r w:rsidR="00067925" w:rsidRPr="000301FB">
        <w:t xml:space="preserve"> call for forensics, </w:t>
      </w:r>
      <w:r w:rsidR="00FD5269" w:rsidRPr="000301FB">
        <w:t>the members of the crisis management team</w:t>
      </w:r>
      <w:r w:rsidR="004C03CC" w:rsidRPr="000301FB">
        <w:t xml:space="preserve"> etc. This ‘during an incident’ is </w:t>
      </w:r>
      <w:r w:rsidR="00273E56" w:rsidRPr="000301FB">
        <w:t>also known as the Golden Hour</w:t>
      </w:r>
      <w:r w:rsidR="00FD5269" w:rsidRPr="000301FB">
        <w:t xml:space="preserve"> </w:t>
      </w:r>
      <w:r w:rsidR="00273E56" w:rsidRPr="000301FB">
        <w:t xml:space="preserve">- something we cover in our UK Government </w:t>
      </w:r>
      <w:r w:rsidR="00FD5269" w:rsidRPr="000301FB">
        <w:t>NCSC-</w:t>
      </w:r>
      <w:r w:rsidR="00D73B35">
        <w:t>C</w:t>
      </w:r>
      <w:r w:rsidR="00273E56" w:rsidRPr="000301FB">
        <w:t>ertified Cyber Incident Planning &amp; Response</w:t>
      </w:r>
      <w:r w:rsidR="00067925" w:rsidRPr="000301FB">
        <w:t xml:space="preserve"> </w:t>
      </w:r>
      <w:r w:rsidR="00273E56" w:rsidRPr="000301FB">
        <w:t xml:space="preserve">training </w:t>
      </w:r>
      <w:hyperlink r:id="rId16">
        <w:r w:rsidR="00273E56" w:rsidRPr="2C6ACCD8">
          <w:rPr>
            <w:rStyle w:val="Hyperlink"/>
          </w:rPr>
          <w:t>here</w:t>
        </w:r>
      </w:hyperlink>
      <w:r w:rsidR="008B4028">
        <w:rPr>
          <w:rStyle w:val="Hyperlink"/>
        </w:rPr>
        <w:t>.</w:t>
      </w:r>
    </w:p>
    <w:p w14:paraId="1990AD6D" w14:textId="7BD5DC71" w:rsidR="000301FB" w:rsidRPr="00B83780" w:rsidRDefault="7A75D469" w:rsidP="004E6EAA">
      <w:pPr>
        <w:pStyle w:val="ListParagraph"/>
        <w:numPr>
          <w:ilvl w:val="0"/>
          <w:numId w:val="11"/>
        </w:numPr>
        <w:spacing w:line="360" w:lineRule="auto"/>
        <w:ind w:left="567" w:hanging="283"/>
        <w:jc w:val="both"/>
      </w:pPr>
      <w:r>
        <w:t>A</w:t>
      </w:r>
      <w:r w:rsidR="004C03CC">
        <w:t>fter</w:t>
      </w:r>
      <w:r w:rsidR="004C03CC" w:rsidRPr="000301FB">
        <w:t xml:space="preserve"> an incident</w:t>
      </w:r>
      <w:r w:rsidR="6D9F6C29">
        <w:t>,</w:t>
      </w:r>
      <w:r w:rsidR="004C03CC" w:rsidRPr="000301FB">
        <w:t xml:space="preserve"> you</w:t>
      </w:r>
      <w:r w:rsidR="04DDF6FA">
        <w:t xml:space="preserve"> should</w:t>
      </w:r>
      <w:r w:rsidR="00067925" w:rsidRPr="000301FB">
        <w:t xml:space="preserve"> know what to say, how to manage and communicate with the press, where to turn for professional legal advice, specific </w:t>
      </w:r>
      <w:r w:rsidR="00FD5269" w:rsidRPr="000301FB">
        <w:t xml:space="preserve">post-incident </w:t>
      </w:r>
      <w:r w:rsidR="00067925" w:rsidRPr="000301FB">
        <w:t xml:space="preserve">tests to carry out etc.  </w:t>
      </w:r>
      <w:r w:rsidR="00067925">
        <w:t xml:space="preserve">Our </w:t>
      </w:r>
      <w:hyperlink r:id="rId17">
        <w:r w:rsidR="00067925" w:rsidRPr="2C6ACCD8">
          <w:rPr>
            <w:rStyle w:val="Hyperlink"/>
          </w:rPr>
          <w:t>certified CIPR course</w:t>
        </w:r>
      </w:hyperlink>
      <w:r w:rsidR="00067925">
        <w:t xml:space="preserve"> covers these and other topics.</w:t>
      </w:r>
    </w:p>
    <w:p w14:paraId="23E46B0E" w14:textId="1B049339" w:rsidR="00FD5269" w:rsidRPr="000301FB" w:rsidRDefault="004C5425" w:rsidP="00FD5269">
      <w:pPr>
        <w:pStyle w:val="Heading2"/>
      </w:pPr>
      <w:bookmarkStart w:id="11" w:name="_Toc40964743"/>
      <w:r w:rsidRPr="000301FB">
        <w:lastRenderedPageBreak/>
        <w:t>Our</w:t>
      </w:r>
      <w:r w:rsidR="00FD5269" w:rsidRPr="000301FB">
        <w:t xml:space="preserve"> Cyber Incident Response Plans</w:t>
      </w:r>
      <w:bookmarkEnd w:id="11"/>
      <w:r w:rsidR="006F17FA" w:rsidRPr="000301FB">
        <w:t xml:space="preserve"> </w:t>
      </w:r>
    </w:p>
    <w:p w14:paraId="598936B9" w14:textId="64DDC7D3" w:rsidR="009A3430" w:rsidRPr="000301FB" w:rsidRDefault="00B25B53" w:rsidP="00A73170">
      <w:pPr>
        <w:ind w:right="-330"/>
        <w:jc w:val="both"/>
      </w:pPr>
      <w:r w:rsidRPr="000301FB">
        <w:t>Our advice is to keep your plans short and easy to comprehend. To align with our philosophy, the incident response plan template that you have downloaded is concise and easy to read</w:t>
      </w:r>
      <w:bookmarkEnd w:id="0"/>
      <w:r w:rsidRPr="000301FB">
        <w:t xml:space="preserve"> and should help you in creating </w:t>
      </w:r>
      <w:r w:rsidR="00B83780">
        <w:t>a plan</w:t>
      </w:r>
      <w:r w:rsidR="006B7246">
        <w:t xml:space="preserve"> that </w:t>
      </w:r>
      <w:r w:rsidR="00B83780">
        <w:t>is</w:t>
      </w:r>
      <w:r w:rsidR="006B7246">
        <w:t xml:space="preserve"> </w:t>
      </w:r>
      <w:r w:rsidRPr="000301FB">
        <w:t xml:space="preserve">specific </w:t>
      </w:r>
      <w:r w:rsidR="006B7246">
        <w:t>to</w:t>
      </w:r>
      <w:r w:rsidRPr="000301FB">
        <w:t xml:space="preserve"> your business. </w:t>
      </w:r>
    </w:p>
    <w:p w14:paraId="7B3820D3" w14:textId="5D075E7A" w:rsidR="009A3430" w:rsidRPr="000301FB" w:rsidRDefault="009A3430" w:rsidP="00A73170">
      <w:pPr>
        <w:ind w:right="-330"/>
        <w:jc w:val="both"/>
      </w:pPr>
      <w:r w:rsidRPr="000301FB">
        <w:t>This is a template document but unlike the regular ‘find-this-text’ and ‘replace-it-with-your-company-name’ templates</w:t>
      </w:r>
      <w:r w:rsidR="62109CCA">
        <w:t>,</w:t>
      </w:r>
      <w:r w:rsidRPr="000301FB">
        <w:t xml:space="preserve"> this document is also designed to support</w:t>
      </w:r>
      <w:r w:rsidR="00167F6B">
        <w:t xml:space="preserve">, </w:t>
      </w:r>
      <w:r w:rsidRPr="000301FB">
        <w:t xml:space="preserve">help </w:t>
      </w:r>
      <w:r w:rsidR="00167F6B">
        <w:t xml:space="preserve">and educate </w:t>
      </w:r>
      <w:r w:rsidRPr="000301FB">
        <w:t xml:space="preserve">you in creating </w:t>
      </w:r>
      <w:r w:rsidR="25D921DF">
        <w:t>your own</w:t>
      </w:r>
      <w:r w:rsidRPr="000301FB">
        <w:t xml:space="preserve"> effective cyber response plan. </w:t>
      </w:r>
    </w:p>
    <w:p w14:paraId="3084EBAF" w14:textId="13CA783D" w:rsidR="00FD7295" w:rsidRPr="000301FB" w:rsidRDefault="008A43AC" w:rsidP="00590736">
      <w:pPr>
        <w:ind w:right="-330"/>
        <w:jc w:val="both"/>
      </w:pPr>
      <w:r>
        <w:t xml:space="preserve">Oh, one more thing. The reality is that this type of a document is only going to be referenced during a cyber-attack or cyber-crisis. </w:t>
      </w:r>
    </w:p>
    <w:p w14:paraId="7757E55D" w14:textId="77777777" w:rsidR="00401B67" w:rsidRDefault="00401B67" w:rsidP="00CE433E">
      <w:pPr>
        <w:pStyle w:val="Heading2"/>
      </w:pPr>
      <w:bookmarkStart w:id="12" w:name="_Toc40964744"/>
      <w:r>
        <w:t>Crisis Management App</w:t>
      </w:r>
      <w:bookmarkEnd w:id="12"/>
    </w:p>
    <w:p w14:paraId="699C11D3" w14:textId="0855C527" w:rsidR="00CE433E" w:rsidRDefault="004B36E5" w:rsidP="00A73170">
      <w:pPr>
        <w:ind w:right="-330"/>
        <w:jc w:val="both"/>
      </w:pPr>
      <w:r>
        <w:t xml:space="preserve">A key </w:t>
      </w:r>
      <w:r w:rsidR="00CE433E">
        <w:t xml:space="preserve">and important step in successfully managing a crisis </w:t>
      </w:r>
      <w:r w:rsidR="00B7108C">
        <w:t xml:space="preserve">is that </w:t>
      </w:r>
      <w:r w:rsidR="00CE433E">
        <w:t>you MUST ensure you log all decisions and record all calls made during and after the crisis. Furthermore, to be able to rapidly respond to an incident</w:t>
      </w:r>
      <w:r w:rsidR="00B7108C">
        <w:t>,</w:t>
      </w:r>
      <w:r w:rsidR="00CE433E">
        <w:t xml:space="preserve"> you need immediate (stress IMMEDIATE) access to key documentation (processes, procedures, playbooks, checklists, contact lists etc) so you can take the necessary actions, on time. In addition, you also need a secure chat feature where you can securely communicate with key stakeholders. Finally, you should be able to centrally manage all of this with one app. </w:t>
      </w:r>
    </w:p>
    <w:p w14:paraId="25304D0A" w14:textId="701558B6" w:rsidR="00401B67" w:rsidRPr="00CE433E" w:rsidRDefault="00CE433E" w:rsidP="00A73170">
      <w:pPr>
        <w:ind w:right="-330"/>
        <w:jc w:val="both"/>
        <w:rPr>
          <w:i/>
          <w:iCs/>
        </w:rPr>
      </w:pPr>
      <w:r>
        <w:t>One more thing. Rather than getting people to DIAL-IN</w:t>
      </w:r>
      <w:r w:rsidR="00B7108C">
        <w:t>,</w:t>
      </w:r>
      <w:r>
        <w:t xml:space="preserve"> try to obtain a service that can DIAL </w:t>
      </w:r>
      <w:r w:rsidR="00B7108C">
        <w:t>OUT</w:t>
      </w:r>
      <w:r>
        <w:t xml:space="preserve"> to the stakeholders.  </w:t>
      </w:r>
    </w:p>
    <w:p w14:paraId="1BC0C219" w14:textId="77777777" w:rsidR="00962C6A" w:rsidRDefault="00962C6A">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rPr>
          <w:bCs/>
          <w:color w:val="23527C"/>
          <w:sz w:val="36"/>
          <w:szCs w:val="36"/>
        </w:rPr>
      </w:pPr>
      <w:r>
        <w:br w:type="page"/>
      </w:r>
    </w:p>
    <w:p w14:paraId="20917C4A" w14:textId="636B058C" w:rsidR="00501F93" w:rsidRDefault="006F7DD0" w:rsidP="00CE433E">
      <w:pPr>
        <w:pStyle w:val="Heading2"/>
      </w:pPr>
      <w:bookmarkStart w:id="13" w:name="_Toc40964745"/>
      <w:r>
        <w:lastRenderedPageBreak/>
        <w:t>Document Structure</w:t>
      </w:r>
      <w:bookmarkEnd w:id="13"/>
    </w:p>
    <w:p w14:paraId="20C594E3" w14:textId="0888A9AF" w:rsidR="00501F93" w:rsidRDefault="006F7DD0" w:rsidP="00467C0D">
      <w:pPr>
        <w:pStyle w:val="ListParagraph"/>
        <w:numPr>
          <w:ilvl w:val="0"/>
          <w:numId w:val="17"/>
        </w:numPr>
        <w:spacing w:line="360" w:lineRule="auto"/>
      </w:pPr>
      <w:r>
        <w:t>It is our opinion that you should create a document that is easy to refer to. What does that mean</w:t>
      </w:r>
      <w:r w:rsidR="00C654A8">
        <w:t>?</w:t>
      </w:r>
      <w:r>
        <w:t xml:space="preserve"> </w:t>
      </w:r>
      <w:r w:rsidR="00C654A8">
        <w:t>(</w:t>
      </w:r>
      <w:r>
        <w:t>See below</w:t>
      </w:r>
      <w:r w:rsidR="00C654A8">
        <w:t xml:space="preserve">) </w:t>
      </w:r>
      <w:r w:rsidR="005954A8">
        <w:t>Please keep in mind that a document that you can't find in under a minute and</w:t>
      </w:r>
      <w:r w:rsidR="00B7108C">
        <w:t>/</w:t>
      </w:r>
      <w:r w:rsidR="005954A8">
        <w:t xml:space="preserve">or that takes you ages to read is as useful as </w:t>
      </w:r>
      <w:r w:rsidR="00B7108C">
        <w:t xml:space="preserve">a </w:t>
      </w:r>
      <w:r w:rsidR="005954A8">
        <w:t>chocolate teapot.</w:t>
      </w:r>
    </w:p>
    <w:p w14:paraId="5198EDB3" w14:textId="6F1086E6" w:rsidR="006F7DD0" w:rsidRDefault="005954A8" w:rsidP="00467C0D">
      <w:pPr>
        <w:pStyle w:val="ListParagraph"/>
        <w:numPr>
          <w:ilvl w:val="0"/>
          <w:numId w:val="17"/>
        </w:numPr>
        <w:spacing w:line="360" w:lineRule="auto"/>
        <w:jc w:val="both"/>
      </w:pPr>
      <w:r>
        <w:t>Digging deeper into this</w:t>
      </w:r>
      <w:r w:rsidR="006F7DD0">
        <w:t xml:space="preserve">, if we told you, during an emergency phone call, to refer to </w:t>
      </w:r>
      <w:r w:rsidR="006F7DD0" w:rsidRPr="005954A8">
        <w:rPr>
          <w:b/>
          <w:bCs/>
        </w:rPr>
        <w:t>Section</w:t>
      </w:r>
      <w:r>
        <w:t xml:space="preserve">: </w:t>
      </w:r>
      <w:r w:rsidR="00501F93">
        <w:t>Document Structure</w:t>
      </w:r>
      <w:r>
        <w:t>,</w:t>
      </w:r>
      <w:r w:rsidR="00501F93">
        <w:t xml:space="preserve"> </w:t>
      </w:r>
      <w:r w:rsidR="00501F93" w:rsidRPr="005954A8">
        <w:rPr>
          <w:b/>
          <w:bCs/>
        </w:rPr>
        <w:t>Paragraph</w:t>
      </w:r>
      <w:r w:rsidR="00501F93">
        <w:t xml:space="preserve"> 2.a.i - you would be able to do that straight away. </w:t>
      </w:r>
    </w:p>
    <w:p w14:paraId="72E3C4BD" w14:textId="77777777" w:rsidR="006F7DD0" w:rsidRDefault="006F7DD0" w:rsidP="00467C0D">
      <w:pPr>
        <w:pStyle w:val="ListParagraph"/>
        <w:numPr>
          <w:ilvl w:val="1"/>
          <w:numId w:val="17"/>
        </w:numPr>
        <w:spacing w:line="360" w:lineRule="auto"/>
        <w:jc w:val="both"/>
      </w:pPr>
      <w:r w:rsidRPr="00B83780">
        <w:rPr>
          <w:b/>
          <w:bCs/>
        </w:rPr>
        <w:t>Metrics</w:t>
      </w:r>
      <w:r>
        <w:t xml:space="preserve">: That’s a policy and/or a strategic requirement. Yes, there should be a reminder and reference to metrics. </w:t>
      </w:r>
    </w:p>
    <w:p w14:paraId="225C97BA" w14:textId="4C01D727" w:rsidR="006F7DD0" w:rsidRDefault="006F7DD0" w:rsidP="00467C0D">
      <w:pPr>
        <w:pStyle w:val="ListParagraph"/>
        <w:numPr>
          <w:ilvl w:val="2"/>
          <w:numId w:val="17"/>
        </w:numPr>
        <w:spacing w:line="360" w:lineRule="auto"/>
        <w:jc w:val="both"/>
      </w:pPr>
      <w:r w:rsidRPr="00B83780">
        <w:rPr>
          <w:b/>
          <w:bCs/>
        </w:rPr>
        <w:t>Forms</w:t>
      </w:r>
      <w:r>
        <w:t xml:space="preserve">: We are not going to include forms in this template, but we will refer to them in this document.  </w:t>
      </w:r>
    </w:p>
    <w:p w14:paraId="2E4E7DA2" w14:textId="77777777" w:rsidR="00501F93" w:rsidRDefault="00501F93" w:rsidP="00501F93">
      <w:pPr>
        <w:jc w:val="both"/>
      </w:pPr>
    </w:p>
    <w:p w14:paraId="64FB620F" w14:textId="6A5A397E" w:rsidR="000301FB" w:rsidRPr="000301FB" w:rsidRDefault="000301FB" w:rsidP="000301FB">
      <w:pPr>
        <w:pStyle w:val="Heading2"/>
      </w:pPr>
      <w:bookmarkStart w:id="14" w:name="_Toc40964746"/>
      <w:r w:rsidRPr="000301FB">
        <w:t xml:space="preserve">What </w:t>
      </w:r>
      <w:r w:rsidR="00F42138">
        <w:t>is NOT included</w:t>
      </w:r>
      <w:r w:rsidRPr="000301FB">
        <w:t xml:space="preserve"> in this </w:t>
      </w:r>
      <w:r w:rsidR="00F42138">
        <w:t>t</w:t>
      </w:r>
      <w:r w:rsidRPr="000301FB">
        <w:t>emplate</w:t>
      </w:r>
      <w:bookmarkEnd w:id="14"/>
    </w:p>
    <w:p w14:paraId="356CF5E7" w14:textId="03BB0253" w:rsidR="00B83780" w:rsidRDefault="000301FB" w:rsidP="00A73170">
      <w:pPr>
        <w:jc w:val="both"/>
      </w:pPr>
      <w:r>
        <w:t>What we are not covering in this template includes the following</w:t>
      </w:r>
      <w:r w:rsidR="00245193">
        <w:t>:</w:t>
      </w:r>
    </w:p>
    <w:p w14:paraId="317F26B9" w14:textId="64F7EF30" w:rsidR="00B83780" w:rsidRDefault="000301FB" w:rsidP="004E6EAA">
      <w:pPr>
        <w:pStyle w:val="ListParagraph"/>
        <w:numPr>
          <w:ilvl w:val="0"/>
          <w:numId w:val="16"/>
        </w:numPr>
        <w:ind w:left="567" w:hanging="283"/>
        <w:jc w:val="both"/>
      </w:pPr>
      <w:r w:rsidRPr="00B83780">
        <w:rPr>
          <w:b/>
          <w:bCs/>
        </w:rPr>
        <w:t>Metrics</w:t>
      </w:r>
      <w:r w:rsidR="00B83780">
        <w:t xml:space="preserve">: </w:t>
      </w:r>
      <w:r>
        <w:t>That’s a policy and</w:t>
      </w:r>
      <w:r w:rsidR="026D343A">
        <w:t>/</w:t>
      </w:r>
      <w:r>
        <w:t xml:space="preserve">or </w:t>
      </w:r>
      <w:r w:rsidR="00F42138">
        <w:t xml:space="preserve">a </w:t>
      </w:r>
      <w:r>
        <w:t>strategic requirement.</w:t>
      </w:r>
      <w:r w:rsidR="00B83780">
        <w:t xml:space="preserve"> Yes, there should be a reminder and reference to metrics. </w:t>
      </w:r>
    </w:p>
    <w:p w14:paraId="12C25185" w14:textId="1D487068" w:rsidR="00B83780" w:rsidRDefault="000301FB" w:rsidP="004E6EAA">
      <w:pPr>
        <w:pStyle w:val="ListParagraph"/>
        <w:numPr>
          <w:ilvl w:val="0"/>
          <w:numId w:val="16"/>
        </w:numPr>
        <w:ind w:left="567" w:hanging="283"/>
        <w:jc w:val="both"/>
      </w:pPr>
      <w:r w:rsidRPr="00B83780">
        <w:rPr>
          <w:b/>
          <w:bCs/>
        </w:rPr>
        <w:t>Forms</w:t>
      </w:r>
      <w:r>
        <w:t xml:space="preserve">: </w:t>
      </w:r>
      <w:r w:rsidR="0009EAB2">
        <w:t>W</w:t>
      </w:r>
      <w:r>
        <w:t xml:space="preserve">e are not going to include forms in this </w:t>
      </w:r>
      <w:r w:rsidR="00F42138">
        <w:t>template,</w:t>
      </w:r>
      <w:r>
        <w:t xml:space="preserve"> but we will refer to </w:t>
      </w:r>
      <w:r w:rsidR="00B83780">
        <w:t>them</w:t>
      </w:r>
      <w:r>
        <w:t xml:space="preserve"> in this document. </w:t>
      </w:r>
      <w:r w:rsidR="00B83780">
        <w:t xml:space="preserve"> </w:t>
      </w:r>
    </w:p>
    <w:p w14:paraId="7F0D1461" w14:textId="5E8AD023" w:rsidR="002D5223" w:rsidRPr="000301FB" w:rsidRDefault="002D5223" w:rsidP="004E6EAA">
      <w:pPr>
        <w:pStyle w:val="ListParagraph"/>
        <w:numPr>
          <w:ilvl w:val="0"/>
          <w:numId w:val="16"/>
        </w:numPr>
        <w:ind w:left="567" w:hanging="283"/>
        <w:jc w:val="both"/>
      </w:pPr>
      <w:r>
        <w:t>Referring to the various standards and guidance</w:t>
      </w:r>
      <w:r w:rsidR="00B7108C">
        <w:t xml:space="preserve"> </w:t>
      </w:r>
      <w:r w:rsidR="00245193">
        <w:t xml:space="preserve">(including </w:t>
      </w:r>
      <w:r>
        <w:t>NIST's Cyber Security Framework, NIST incident handling guide</w:t>
      </w:r>
      <w:r w:rsidR="00245193">
        <w:t xml:space="preserve">) </w:t>
      </w:r>
      <w:r>
        <w:t xml:space="preserve">we don't discuss 'preparation' as it's not relevant for a plan. This plan is about how you </w:t>
      </w:r>
      <w:r w:rsidRPr="002D5223">
        <w:rPr>
          <w:b/>
          <w:bCs/>
        </w:rPr>
        <w:t>respond</w:t>
      </w:r>
      <w:r w:rsidR="00B7108C">
        <w:rPr>
          <w:b/>
          <w:bCs/>
        </w:rPr>
        <w:t xml:space="preserve"> </w:t>
      </w:r>
      <w:r w:rsidR="00B7108C" w:rsidRPr="00B7108C">
        <w:t>to</w:t>
      </w:r>
      <w:r>
        <w:t xml:space="preserve"> and </w:t>
      </w:r>
      <w:r w:rsidRPr="002D5223">
        <w:rPr>
          <w:b/>
          <w:bCs/>
        </w:rPr>
        <w:t>recover</w:t>
      </w:r>
      <w:r>
        <w:t xml:space="preserve"> from a cyber</w:t>
      </w:r>
      <w:r w:rsidR="00337118">
        <w:t xml:space="preserve">-attack. </w:t>
      </w:r>
    </w:p>
    <w:p w14:paraId="4442C2EA" w14:textId="16076CCB" w:rsidR="000301FB" w:rsidRPr="000301FB" w:rsidRDefault="000301FB">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rPr>
          <w:bCs/>
          <w:color w:val="23527C"/>
          <w:sz w:val="36"/>
          <w:szCs w:val="36"/>
        </w:rPr>
      </w:pPr>
    </w:p>
    <w:p w14:paraId="43014133" w14:textId="77777777" w:rsidR="00467C0D" w:rsidRDefault="00467C0D" w:rsidP="00062D49"/>
    <w:p w14:paraId="058CE790" w14:textId="77777777" w:rsidR="00467C0D" w:rsidRDefault="00467C0D" w:rsidP="00467C0D">
      <w:pPr>
        <w:pStyle w:val="Heading2"/>
        <w:jc w:val="center"/>
        <w:rPr>
          <w:sz w:val="48"/>
          <w:szCs w:val="48"/>
        </w:rPr>
      </w:pPr>
    </w:p>
    <w:p w14:paraId="715798CC" w14:textId="01866103" w:rsidR="00CA14EC" w:rsidRDefault="00CA14EC" w:rsidP="00467C0D">
      <w:pPr>
        <w:pStyle w:val="Heading2"/>
        <w:jc w:val="center"/>
        <w:rPr>
          <w:sz w:val="48"/>
          <w:szCs w:val="48"/>
        </w:rPr>
      </w:pPr>
      <w:bookmarkStart w:id="15" w:name="_Toc40964747"/>
      <w:r w:rsidRPr="00467C0D">
        <w:rPr>
          <w:sz w:val="48"/>
          <w:szCs w:val="48"/>
        </w:rPr>
        <w:t xml:space="preserve">Remember, you can delete the </w:t>
      </w:r>
      <w:r w:rsidR="00B7108C">
        <w:rPr>
          <w:sz w:val="48"/>
          <w:szCs w:val="48"/>
        </w:rPr>
        <w:br/>
      </w:r>
      <w:r w:rsidRPr="00467C0D">
        <w:rPr>
          <w:sz w:val="48"/>
          <w:szCs w:val="48"/>
        </w:rPr>
        <w:t>Pre-Reading Section above.</w:t>
      </w:r>
      <w:bookmarkEnd w:id="15"/>
    </w:p>
    <w:p w14:paraId="3A70B0D0" w14:textId="103BE239" w:rsidR="00337118" w:rsidRDefault="00337118" w:rsidP="00337118"/>
    <w:p w14:paraId="64626332" w14:textId="77777777" w:rsidR="00337118" w:rsidRPr="00337118" w:rsidRDefault="00337118" w:rsidP="00337118"/>
    <w:p w14:paraId="3B1E6964" w14:textId="46DB97B3" w:rsidR="00B25B53" w:rsidRPr="00467C0D" w:rsidRDefault="00351F8F" w:rsidP="00467C0D">
      <w:pPr>
        <w:pStyle w:val="Heading2"/>
        <w:jc w:val="center"/>
        <w:rPr>
          <w:sz w:val="48"/>
          <w:szCs w:val="48"/>
        </w:rPr>
      </w:pPr>
      <w:bookmarkStart w:id="16" w:name="_Toc40964748"/>
      <w:r w:rsidRPr="00467C0D">
        <w:rPr>
          <w:sz w:val="48"/>
          <w:szCs w:val="48"/>
        </w:rPr>
        <w:t>This page is intentionally blank. Feel free to delete it.</w:t>
      </w:r>
      <w:bookmarkEnd w:id="16"/>
    </w:p>
    <w:p w14:paraId="3B456069" w14:textId="47A98538" w:rsidR="004C5425" w:rsidRPr="000301FB" w:rsidRDefault="00856EB1" w:rsidP="00C06DA0">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rsidRPr="000301FB">
        <w:br w:type="page"/>
      </w:r>
    </w:p>
    <w:p w14:paraId="72732949" w14:textId="4D689EEB" w:rsidR="007A4999" w:rsidRPr="000301FB" w:rsidRDefault="007A4999" w:rsidP="008A43AC">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p>
    <w:p w14:paraId="0131F84B" w14:textId="0BC87222" w:rsidR="006724DF" w:rsidRDefault="006F7DD0">
      <w:pPr>
        <w:pStyle w:val="TOC1"/>
        <w:tabs>
          <w:tab w:val="right" w:leader="dot" w:pos="9016"/>
        </w:tabs>
        <w:rPr>
          <w:rFonts w:eastAsiaTheme="minorEastAsia" w:cstheme="minorBidi"/>
          <w:b w:val="0"/>
          <w:bCs w:val="0"/>
          <w:caps w:val="0"/>
          <w:noProof/>
          <w:sz w:val="24"/>
          <w:szCs w:val="24"/>
          <w:lang w:bidi="ar-SA"/>
        </w:rPr>
      </w:pPr>
      <w:r>
        <w:fldChar w:fldCharType="begin"/>
      </w:r>
      <w:r>
        <w:instrText xml:space="preserve"> TOC \o "1-3" \h \z \u </w:instrText>
      </w:r>
      <w:r>
        <w:fldChar w:fldCharType="separate"/>
      </w:r>
      <w:hyperlink w:anchor="_Toc40964737" w:history="1">
        <w:r w:rsidR="006724DF" w:rsidRPr="00EB0FB8">
          <w:rPr>
            <w:rStyle w:val="Hyperlink"/>
            <w:noProof/>
          </w:rPr>
          <w:t>[Pre-Reading]</w:t>
        </w:r>
        <w:r w:rsidR="006724DF">
          <w:rPr>
            <w:noProof/>
            <w:webHidden/>
          </w:rPr>
          <w:tab/>
        </w:r>
        <w:r w:rsidR="006724DF">
          <w:rPr>
            <w:noProof/>
            <w:webHidden/>
          </w:rPr>
          <w:fldChar w:fldCharType="begin"/>
        </w:r>
        <w:r w:rsidR="006724DF">
          <w:rPr>
            <w:noProof/>
            <w:webHidden/>
          </w:rPr>
          <w:instrText xml:space="preserve"> PAGEREF _Toc40964737 \h </w:instrText>
        </w:r>
        <w:r w:rsidR="006724DF">
          <w:rPr>
            <w:noProof/>
            <w:webHidden/>
          </w:rPr>
        </w:r>
        <w:r w:rsidR="006724DF">
          <w:rPr>
            <w:noProof/>
            <w:webHidden/>
          </w:rPr>
          <w:fldChar w:fldCharType="separate"/>
        </w:r>
        <w:r w:rsidR="006724DF">
          <w:rPr>
            <w:noProof/>
            <w:webHidden/>
          </w:rPr>
          <w:t>3</w:t>
        </w:r>
        <w:r w:rsidR="006724DF">
          <w:rPr>
            <w:noProof/>
            <w:webHidden/>
          </w:rPr>
          <w:fldChar w:fldCharType="end"/>
        </w:r>
      </w:hyperlink>
    </w:p>
    <w:p w14:paraId="750EFF48" w14:textId="559A16DF" w:rsidR="006724DF" w:rsidRDefault="00222254">
      <w:pPr>
        <w:pStyle w:val="TOC2"/>
        <w:tabs>
          <w:tab w:val="right" w:leader="dot" w:pos="9016"/>
        </w:tabs>
        <w:rPr>
          <w:rFonts w:eastAsiaTheme="minorEastAsia" w:cstheme="minorBidi"/>
          <w:smallCaps w:val="0"/>
          <w:noProof/>
          <w:sz w:val="24"/>
          <w:szCs w:val="24"/>
          <w:lang w:bidi="ar-SA"/>
        </w:rPr>
      </w:pPr>
      <w:hyperlink w:anchor="_Toc40964738" w:history="1">
        <w:r w:rsidR="006724DF" w:rsidRPr="00EB0FB8">
          <w:rPr>
            <w:rStyle w:val="Hyperlink"/>
            <w:noProof/>
          </w:rPr>
          <w:t>How to Read and Use This Document</w:t>
        </w:r>
        <w:r w:rsidR="006724DF">
          <w:rPr>
            <w:noProof/>
            <w:webHidden/>
          </w:rPr>
          <w:tab/>
        </w:r>
        <w:r w:rsidR="006724DF">
          <w:rPr>
            <w:noProof/>
            <w:webHidden/>
          </w:rPr>
          <w:fldChar w:fldCharType="begin"/>
        </w:r>
        <w:r w:rsidR="006724DF">
          <w:rPr>
            <w:noProof/>
            <w:webHidden/>
          </w:rPr>
          <w:instrText xml:space="preserve"> PAGEREF _Toc40964738 \h </w:instrText>
        </w:r>
        <w:r w:rsidR="006724DF">
          <w:rPr>
            <w:noProof/>
            <w:webHidden/>
          </w:rPr>
        </w:r>
        <w:r w:rsidR="006724DF">
          <w:rPr>
            <w:noProof/>
            <w:webHidden/>
          </w:rPr>
          <w:fldChar w:fldCharType="separate"/>
        </w:r>
        <w:r w:rsidR="006724DF">
          <w:rPr>
            <w:noProof/>
            <w:webHidden/>
          </w:rPr>
          <w:t>3</w:t>
        </w:r>
        <w:r w:rsidR="006724DF">
          <w:rPr>
            <w:noProof/>
            <w:webHidden/>
          </w:rPr>
          <w:fldChar w:fldCharType="end"/>
        </w:r>
      </w:hyperlink>
    </w:p>
    <w:p w14:paraId="5B645A2B" w14:textId="57A0B595" w:rsidR="006724DF" w:rsidRDefault="00222254">
      <w:pPr>
        <w:pStyle w:val="TOC3"/>
        <w:tabs>
          <w:tab w:val="right" w:leader="dot" w:pos="9016"/>
        </w:tabs>
        <w:rPr>
          <w:rFonts w:eastAsiaTheme="minorEastAsia" w:cstheme="minorBidi"/>
          <w:i w:val="0"/>
          <w:iCs w:val="0"/>
          <w:noProof/>
          <w:sz w:val="24"/>
          <w:szCs w:val="24"/>
          <w:lang w:bidi="ar-SA"/>
        </w:rPr>
      </w:pPr>
      <w:hyperlink w:anchor="_Toc40964739" w:history="1">
        <w:r w:rsidR="006724DF" w:rsidRPr="00EB0FB8">
          <w:rPr>
            <w:rStyle w:val="Hyperlink"/>
            <w:bCs/>
            <w:noProof/>
          </w:rPr>
          <w:t>Further Reading</w:t>
        </w:r>
        <w:r w:rsidR="006724DF">
          <w:rPr>
            <w:noProof/>
            <w:webHidden/>
          </w:rPr>
          <w:tab/>
        </w:r>
        <w:r w:rsidR="006724DF">
          <w:rPr>
            <w:noProof/>
            <w:webHidden/>
          </w:rPr>
          <w:fldChar w:fldCharType="begin"/>
        </w:r>
        <w:r w:rsidR="006724DF">
          <w:rPr>
            <w:noProof/>
            <w:webHidden/>
          </w:rPr>
          <w:instrText xml:space="preserve"> PAGEREF _Toc40964739 \h </w:instrText>
        </w:r>
        <w:r w:rsidR="006724DF">
          <w:rPr>
            <w:noProof/>
            <w:webHidden/>
          </w:rPr>
        </w:r>
        <w:r w:rsidR="006724DF">
          <w:rPr>
            <w:noProof/>
            <w:webHidden/>
          </w:rPr>
          <w:fldChar w:fldCharType="separate"/>
        </w:r>
        <w:r w:rsidR="006724DF">
          <w:rPr>
            <w:noProof/>
            <w:webHidden/>
          </w:rPr>
          <w:t>3</w:t>
        </w:r>
        <w:r w:rsidR="006724DF">
          <w:rPr>
            <w:noProof/>
            <w:webHidden/>
          </w:rPr>
          <w:fldChar w:fldCharType="end"/>
        </w:r>
      </w:hyperlink>
    </w:p>
    <w:p w14:paraId="33E41BBB" w14:textId="29B675B2" w:rsidR="006724DF" w:rsidRDefault="00222254">
      <w:pPr>
        <w:pStyle w:val="TOC3"/>
        <w:tabs>
          <w:tab w:val="right" w:leader="dot" w:pos="9016"/>
        </w:tabs>
        <w:rPr>
          <w:rFonts w:eastAsiaTheme="minorEastAsia" w:cstheme="minorBidi"/>
          <w:i w:val="0"/>
          <w:iCs w:val="0"/>
          <w:noProof/>
          <w:sz w:val="24"/>
          <w:szCs w:val="24"/>
          <w:lang w:bidi="ar-SA"/>
        </w:rPr>
      </w:pPr>
      <w:hyperlink w:anchor="_Toc40964740" w:history="1">
        <w:r w:rsidR="006724DF" w:rsidRPr="00EB0FB8">
          <w:rPr>
            <w:rStyle w:val="Hyperlink"/>
            <w:bCs/>
            <w:noProof/>
          </w:rPr>
          <w:t>NCSC-Certified Training</w:t>
        </w:r>
        <w:r w:rsidR="006724DF">
          <w:rPr>
            <w:noProof/>
            <w:webHidden/>
          </w:rPr>
          <w:tab/>
        </w:r>
        <w:r w:rsidR="006724DF">
          <w:rPr>
            <w:noProof/>
            <w:webHidden/>
          </w:rPr>
          <w:fldChar w:fldCharType="begin"/>
        </w:r>
        <w:r w:rsidR="006724DF">
          <w:rPr>
            <w:noProof/>
            <w:webHidden/>
          </w:rPr>
          <w:instrText xml:space="preserve"> PAGEREF _Toc40964740 \h </w:instrText>
        </w:r>
        <w:r w:rsidR="006724DF">
          <w:rPr>
            <w:noProof/>
            <w:webHidden/>
          </w:rPr>
        </w:r>
        <w:r w:rsidR="006724DF">
          <w:rPr>
            <w:noProof/>
            <w:webHidden/>
          </w:rPr>
          <w:fldChar w:fldCharType="separate"/>
        </w:r>
        <w:r w:rsidR="006724DF">
          <w:rPr>
            <w:noProof/>
            <w:webHidden/>
          </w:rPr>
          <w:t>3</w:t>
        </w:r>
        <w:r w:rsidR="006724DF">
          <w:rPr>
            <w:noProof/>
            <w:webHidden/>
          </w:rPr>
          <w:fldChar w:fldCharType="end"/>
        </w:r>
      </w:hyperlink>
    </w:p>
    <w:p w14:paraId="5108B54A" w14:textId="4C46A30A" w:rsidR="006724DF" w:rsidRDefault="00222254">
      <w:pPr>
        <w:pStyle w:val="TOC2"/>
        <w:tabs>
          <w:tab w:val="right" w:leader="dot" w:pos="9016"/>
        </w:tabs>
        <w:rPr>
          <w:rFonts w:eastAsiaTheme="minorEastAsia" w:cstheme="minorBidi"/>
          <w:smallCaps w:val="0"/>
          <w:noProof/>
          <w:sz w:val="24"/>
          <w:szCs w:val="24"/>
          <w:lang w:bidi="ar-SA"/>
        </w:rPr>
      </w:pPr>
      <w:hyperlink w:anchor="_Toc40964741" w:history="1">
        <w:r w:rsidR="006724DF" w:rsidRPr="00EB0FB8">
          <w:rPr>
            <w:rStyle w:val="Hyperlink"/>
            <w:noProof/>
          </w:rPr>
          <w:t>What is a plan?</w:t>
        </w:r>
        <w:r w:rsidR="006724DF">
          <w:rPr>
            <w:noProof/>
            <w:webHidden/>
          </w:rPr>
          <w:tab/>
        </w:r>
        <w:r w:rsidR="006724DF">
          <w:rPr>
            <w:noProof/>
            <w:webHidden/>
          </w:rPr>
          <w:fldChar w:fldCharType="begin"/>
        </w:r>
        <w:r w:rsidR="006724DF">
          <w:rPr>
            <w:noProof/>
            <w:webHidden/>
          </w:rPr>
          <w:instrText xml:space="preserve"> PAGEREF _Toc40964741 \h </w:instrText>
        </w:r>
        <w:r w:rsidR="006724DF">
          <w:rPr>
            <w:noProof/>
            <w:webHidden/>
          </w:rPr>
        </w:r>
        <w:r w:rsidR="006724DF">
          <w:rPr>
            <w:noProof/>
            <w:webHidden/>
          </w:rPr>
          <w:fldChar w:fldCharType="separate"/>
        </w:r>
        <w:r w:rsidR="006724DF">
          <w:rPr>
            <w:noProof/>
            <w:webHidden/>
          </w:rPr>
          <w:t>4</w:t>
        </w:r>
        <w:r w:rsidR="006724DF">
          <w:rPr>
            <w:noProof/>
            <w:webHidden/>
          </w:rPr>
          <w:fldChar w:fldCharType="end"/>
        </w:r>
      </w:hyperlink>
    </w:p>
    <w:p w14:paraId="561FC859" w14:textId="1CF8D8CC" w:rsidR="006724DF" w:rsidRDefault="00222254">
      <w:pPr>
        <w:pStyle w:val="TOC2"/>
        <w:tabs>
          <w:tab w:val="right" w:leader="dot" w:pos="9016"/>
        </w:tabs>
        <w:rPr>
          <w:rFonts w:eastAsiaTheme="minorEastAsia" w:cstheme="minorBidi"/>
          <w:smallCaps w:val="0"/>
          <w:noProof/>
          <w:sz w:val="24"/>
          <w:szCs w:val="24"/>
          <w:lang w:bidi="ar-SA"/>
        </w:rPr>
      </w:pPr>
      <w:hyperlink w:anchor="_Toc40964742" w:history="1">
        <w:r w:rsidR="006724DF" w:rsidRPr="00EB0FB8">
          <w:rPr>
            <w:rStyle w:val="Hyperlink"/>
            <w:noProof/>
          </w:rPr>
          <w:t>What is a Cyber Incident Response Plan (CIRP)?</w:t>
        </w:r>
        <w:r w:rsidR="006724DF">
          <w:rPr>
            <w:noProof/>
            <w:webHidden/>
          </w:rPr>
          <w:tab/>
        </w:r>
        <w:r w:rsidR="006724DF">
          <w:rPr>
            <w:noProof/>
            <w:webHidden/>
          </w:rPr>
          <w:fldChar w:fldCharType="begin"/>
        </w:r>
        <w:r w:rsidR="006724DF">
          <w:rPr>
            <w:noProof/>
            <w:webHidden/>
          </w:rPr>
          <w:instrText xml:space="preserve"> PAGEREF _Toc40964742 \h </w:instrText>
        </w:r>
        <w:r w:rsidR="006724DF">
          <w:rPr>
            <w:noProof/>
            <w:webHidden/>
          </w:rPr>
        </w:r>
        <w:r w:rsidR="006724DF">
          <w:rPr>
            <w:noProof/>
            <w:webHidden/>
          </w:rPr>
          <w:fldChar w:fldCharType="separate"/>
        </w:r>
        <w:r w:rsidR="006724DF">
          <w:rPr>
            <w:noProof/>
            <w:webHidden/>
          </w:rPr>
          <w:t>4</w:t>
        </w:r>
        <w:r w:rsidR="006724DF">
          <w:rPr>
            <w:noProof/>
            <w:webHidden/>
          </w:rPr>
          <w:fldChar w:fldCharType="end"/>
        </w:r>
      </w:hyperlink>
    </w:p>
    <w:p w14:paraId="1C55F0D3" w14:textId="35DD17E8" w:rsidR="006724DF" w:rsidRDefault="00222254">
      <w:pPr>
        <w:pStyle w:val="TOC2"/>
        <w:tabs>
          <w:tab w:val="right" w:leader="dot" w:pos="9016"/>
        </w:tabs>
        <w:rPr>
          <w:rFonts w:eastAsiaTheme="minorEastAsia" w:cstheme="minorBidi"/>
          <w:smallCaps w:val="0"/>
          <w:noProof/>
          <w:sz w:val="24"/>
          <w:szCs w:val="24"/>
          <w:lang w:bidi="ar-SA"/>
        </w:rPr>
      </w:pPr>
      <w:hyperlink w:anchor="_Toc40964743" w:history="1">
        <w:r w:rsidR="006724DF" w:rsidRPr="00EB0FB8">
          <w:rPr>
            <w:rStyle w:val="Hyperlink"/>
            <w:noProof/>
          </w:rPr>
          <w:t>Our Cyber Incident Response Plans</w:t>
        </w:r>
        <w:r w:rsidR="006724DF">
          <w:rPr>
            <w:noProof/>
            <w:webHidden/>
          </w:rPr>
          <w:tab/>
        </w:r>
        <w:r w:rsidR="006724DF">
          <w:rPr>
            <w:noProof/>
            <w:webHidden/>
          </w:rPr>
          <w:fldChar w:fldCharType="begin"/>
        </w:r>
        <w:r w:rsidR="006724DF">
          <w:rPr>
            <w:noProof/>
            <w:webHidden/>
          </w:rPr>
          <w:instrText xml:space="preserve"> PAGEREF _Toc40964743 \h </w:instrText>
        </w:r>
        <w:r w:rsidR="006724DF">
          <w:rPr>
            <w:noProof/>
            <w:webHidden/>
          </w:rPr>
        </w:r>
        <w:r w:rsidR="006724DF">
          <w:rPr>
            <w:noProof/>
            <w:webHidden/>
          </w:rPr>
          <w:fldChar w:fldCharType="separate"/>
        </w:r>
        <w:r w:rsidR="006724DF">
          <w:rPr>
            <w:noProof/>
            <w:webHidden/>
          </w:rPr>
          <w:t>5</w:t>
        </w:r>
        <w:r w:rsidR="006724DF">
          <w:rPr>
            <w:noProof/>
            <w:webHidden/>
          </w:rPr>
          <w:fldChar w:fldCharType="end"/>
        </w:r>
      </w:hyperlink>
    </w:p>
    <w:p w14:paraId="2804971C" w14:textId="63969BA0" w:rsidR="006724DF" w:rsidRDefault="00222254">
      <w:pPr>
        <w:pStyle w:val="TOC2"/>
        <w:tabs>
          <w:tab w:val="right" w:leader="dot" w:pos="9016"/>
        </w:tabs>
        <w:rPr>
          <w:rFonts w:eastAsiaTheme="minorEastAsia" w:cstheme="minorBidi"/>
          <w:smallCaps w:val="0"/>
          <w:noProof/>
          <w:sz w:val="24"/>
          <w:szCs w:val="24"/>
          <w:lang w:bidi="ar-SA"/>
        </w:rPr>
      </w:pPr>
      <w:hyperlink w:anchor="_Toc40964744" w:history="1">
        <w:r w:rsidR="006724DF" w:rsidRPr="00EB0FB8">
          <w:rPr>
            <w:rStyle w:val="Hyperlink"/>
            <w:noProof/>
          </w:rPr>
          <w:t>Crisis Management App</w:t>
        </w:r>
        <w:r w:rsidR="006724DF">
          <w:rPr>
            <w:noProof/>
            <w:webHidden/>
          </w:rPr>
          <w:tab/>
        </w:r>
        <w:r w:rsidR="006724DF">
          <w:rPr>
            <w:noProof/>
            <w:webHidden/>
          </w:rPr>
          <w:fldChar w:fldCharType="begin"/>
        </w:r>
        <w:r w:rsidR="006724DF">
          <w:rPr>
            <w:noProof/>
            <w:webHidden/>
          </w:rPr>
          <w:instrText xml:space="preserve"> PAGEREF _Toc40964744 \h </w:instrText>
        </w:r>
        <w:r w:rsidR="006724DF">
          <w:rPr>
            <w:noProof/>
            <w:webHidden/>
          </w:rPr>
        </w:r>
        <w:r w:rsidR="006724DF">
          <w:rPr>
            <w:noProof/>
            <w:webHidden/>
          </w:rPr>
          <w:fldChar w:fldCharType="separate"/>
        </w:r>
        <w:r w:rsidR="006724DF">
          <w:rPr>
            <w:noProof/>
            <w:webHidden/>
          </w:rPr>
          <w:t>5</w:t>
        </w:r>
        <w:r w:rsidR="006724DF">
          <w:rPr>
            <w:noProof/>
            <w:webHidden/>
          </w:rPr>
          <w:fldChar w:fldCharType="end"/>
        </w:r>
      </w:hyperlink>
    </w:p>
    <w:p w14:paraId="5325D973" w14:textId="45B161B8" w:rsidR="006724DF" w:rsidRDefault="00222254">
      <w:pPr>
        <w:pStyle w:val="TOC2"/>
        <w:tabs>
          <w:tab w:val="right" w:leader="dot" w:pos="9016"/>
        </w:tabs>
        <w:rPr>
          <w:rFonts w:eastAsiaTheme="minorEastAsia" w:cstheme="minorBidi"/>
          <w:smallCaps w:val="0"/>
          <w:noProof/>
          <w:sz w:val="24"/>
          <w:szCs w:val="24"/>
          <w:lang w:bidi="ar-SA"/>
        </w:rPr>
      </w:pPr>
      <w:hyperlink w:anchor="_Toc40964745" w:history="1">
        <w:r w:rsidR="006724DF" w:rsidRPr="00EB0FB8">
          <w:rPr>
            <w:rStyle w:val="Hyperlink"/>
            <w:noProof/>
          </w:rPr>
          <w:t>Document Structure</w:t>
        </w:r>
        <w:r w:rsidR="006724DF">
          <w:rPr>
            <w:noProof/>
            <w:webHidden/>
          </w:rPr>
          <w:tab/>
        </w:r>
        <w:r w:rsidR="006724DF">
          <w:rPr>
            <w:noProof/>
            <w:webHidden/>
          </w:rPr>
          <w:fldChar w:fldCharType="begin"/>
        </w:r>
        <w:r w:rsidR="006724DF">
          <w:rPr>
            <w:noProof/>
            <w:webHidden/>
          </w:rPr>
          <w:instrText xml:space="preserve"> PAGEREF _Toc40964745 \h </w:instrText>
        </w:r>
        <w:r w:rsidR="006724DF">
          <w:rPr>
            <w:noProof/>
            <w:webHidden/>
          </w:rPr>
        </w:r>
        <w:r w:rsidR="006724DF">
          <w:rPr>
            <w:noProof/>
            <w:webHidden/>
          </w:rPr>
          <w:fldChar w:fldCharType="separate"/>
        </w:r>
        <w:r w:rsidR="006724DF">
          <w:rPr>
            <w:noProof/>
            <w:webHidden/>
          </w:rPr>
          <w:t>6</w:t>
        </w:r>
        <w:r w:rsidR="006724DF">
          <w:rPr>
            <w:noProof/>
            <w:webHidden/>
          </w:rPr>
          <w:fldChar w:fldCharType="end"/>
        </w:r>
      </w:hyperlink>
    </w:p>
    <w:p w14:paraId="6E13E72B" w14:textId="01CFAD80" w:rsidR="006724DF" w:rsidRDefault="00222254">
      <w:pPr>
        <w:pStyle w:val="TOC2"/>
        <w:tabs>
          <w:tab w:val="right" w:leader="dot" w:pos="9016"/>
        </w:tabs>
        <w:rPr>
          <w:rFonts w:eastAsiaTheme="minorEastAsia" w:cstheme="minorBidi"/>
          <w:smallCaps w:val="0"/>
          <w:noProof/>
          <w:sz w:val="24"/>
          <w:szCs w:val="24"/>
          <w:lang w:bidi="ar-SA"/>
        </w:rPr>
      </w:pPr>
      <w:hyperlink w:anchor="_Toc40964746" w:history="1">
        <w:r w:rsidR="006724DF" w:rsidRPr="00EB0FB8">
          <w:rPr>
            <w:rStyle w:val="Hyperlink"/>
            <w:noProof/>
          </w:rPr>
          <w:t>What is NOT included in this template</w:t>
        </w:r>
        <w:r w:rsidR="006724DF">
          <w:rPr>
            <w:noProof/>
            <w:webHidden/>
          </w:rPr>
          <w:tab/>
        </w:r>
        <w:r w:rsidR="006724DF">
          <w:rPr>
            <w:noProof/>
            <w:webHidden/>
          </w:rPr>
          <w:fldChar w:fldCharType="begin"/>
        </w:r>
        <w:r w:rsidR="006724DF">
          <w:rPr>
            <w:noProof/>
            <w:webHidden/>
          </w:rPr>
          <w:instrText xml:space="preserve"> PAGEREF _Toc40964746 \h </w:instrText>
        </w:r>
        <w:r w:rsidR="006724DF">
          <w:rPr>
            <w:noProof/>
            <w:webHidden/>
          </w:rPr>
        </w:r>
        <w:r w:rsidR="006724DF">
          <w:rPr>
            <w:noProof/>
            <w:webHidden/>
          </w:rPr>
          <w:fldChar w:fldCharType="separate"/>
        </w:r>
        <w:r w:rsidR="006724DF">
          <w:rPr>
            <w:noProof/>
            <w:webHidden/>
          </w:rPr>
          <w:t>6</w:t>
        </w:r>
        <w:r w:rsidR="006724DF">
          <w:rPr>
            <w:noProof/>
            <w:webHidden/>
          </w:rPr>
          <w:fldChar w:fldCharType="end"/>
        </w:r>
      </w:hyperlink>
    </w:p>
    <w:p w14:paraId="0C984706" w14:textId="72CA40C4" w:rsidR="006724DF" w:rsidRDefault="00222254">
      <w:pPr>
        <w:pStyle w:val="TOC2"/>
        <w:tabs>
          <w:tab w:val="right" w:leader="dot" w:pos="9016"/>
        </w:tabs>
        <w:rPr>
          <w:rFonts w:eastAsiaTheme="minorEastAsia" w:cstheme="minorBidi"/>
          <w:smallCaps w:val="0"/>
          <w:noProof/>
          <w:sz w:val="24"/>
          <w:szCs w:val="24"/>
          <w:lang w:bidi="ar-SA"/>
        </w:rPr>
      </w:pPr>
      <w:hyperlink w:anchor="_Toc40964747" w:history="1">
        <w:r w:rsidR="006724DF" w:rsidRPr="00EB0FB8">
          <w:rPr>
            <w:rStyle w:val="Hyperlink"/>
            <w:noProof/>
          </w:rPr>
          <w:t>Remember, you can delete the  Pre-Reading Section above.</w:t>
        </w:r>
        <w:r w:rsidR="006724DF">
          <w:rPr>
            <w:noProof/>
            <w:webHidden/>
          </w:rPr>
          <w:tab/>
        </w:r>
        <w:r w:rsidR="006724DF">
          <w:rPr>
            <w:noProof/>
            <w:webHidden/>
          </w:rPr>
          <w:fldChar w:fldCharType="begin"/>
        </w:r>
        <w:r w:rsidR="006724DF">
          <w:rPr>
            <w:noProof/>
            <w:webHidden/>
          </w:rPr>
          <w:instrText xml:space="preserve"> PAGEREF _Toc40964747 \h </w:instrText>
        </w:r>
        <w:r w:rsidR="006724DF">
          <w:rPr>
            <w:noProof/>
            <w:webHidden/>
          </w:rPr>
        </w:r>
        <w:r w:rsidR="006724DF">
          <w:rPr>
            <w:noProof/>
            <w:webHidden/>
          </w:rPr>
          <w:fldChar w:fldCharType="separate"/>
        </w:r>
        <w:r w:rsidR="006724DF">
          <w:rPr>
            <w:noProof/>
            <w:webHidden/>
          </w:rPr>
          <w:t>7</w:t>
        </w:r>
        <w:r w:rsidR="006724DF">
          <w:rPr>
            <w:noProof/>
            <w:webHidden/>
          </w:rPr>
          <w:fldChar w:fldCharType="end"/>
        </w:r>
      </w:hyperlink>
    </w:p>
    <w:p w14:paraId="48E961F5" w14:textId="25179119" w:rsidR="006724DF" w:rsidRDefault="00222254">
      <w:pPr>
        <w:pStyle w:val="TOC2"/>
        <w:tabs>
          <w:tab w:val="right" w:leader="dot" w:pos="9016"/>
        </w:tabs>
        <w:rPr>
          <w:rFonts w:eastAsiaTheme="minorEastAsia" w:cstheme="minorBidi"/>
          <w:smallCaps w:val="0"/>
          <w:noProof/>
          <w:sz w:val="24"/>
          <w:szCs w:val="24"/>
          <w:lang w:bidi="ar-SA"/>
        </w:rPr>
      </w:pPr>
      <w:hyperlink w:anchor="_Toc40964748" w:history="1">
        <w:r w:rsidR="006724DF" w:rsidRPr="00EB0FB8">
          <w:rPr>
            <w:rStyle w:val="Hyperlink"/>
            <w:noProof/>
          </w:rPr>
          <w:t>This page is intentionally blank. Feel free to delete it.</w:t>
        </w:r>
        <w:r w:rsidR="006724DF">
          <w:rPr>
            <w:noProof/>
            <w:webHidden/>
          </w:rPr>
          <w:tab/>
        </w:r>
        <w:r w:rsidR="006724DF">
          <w:rPr>
            <w:noProof/>
            <w:webHidden/>
          </w:rPr>
          <w:fldChar w:fldCharType="begin"/>
        </w:r>
        <w:r w:rsidR="006724DF">
          <w:rPr>
            <w:noProof/>
            <w:webHidden/>
          </w:rPr>
          <w:instrText xml:space="preserve"> PAGEREF _Toc40964748 \h </w:instrText>
        </w:r>
        <w:r w:rsidR="006724DF">
          <w:rPr>
            <w:noProof/>
            <w:webHidden/>
          </w:rPr>
        </w:r>
        <w:r w:rsidR="006724DF">
          <w:rPr>
            <w:noProof/>
            <w:webHidden/>
          </w:rPr>
          <w:fldChar w:fldCharType="separate"/>
        </w:r>
        <w:r w:rsidR="006724DF">
          <w:rPr>
            <w:noProof/>
            <w:webHidden/>
          </w:rPr>
          <w:t>7</w:t>
        </w:r>
        <w:r w:rsidR="006724DF">
          <w:rPr>
            <w:noProof/>
            <w:webHidden/>
          </w:rPr>
          <w:fldChar w:fldCharType="end"/>
        </w:r>
      </w:hyperlink>
    </w:p>
    <w:p w14:paraId="3C5FD75C" w14:textId="086C1F4B"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49" w:history="1">
        <w:r w:rsidR="006724DF" w:rsidRPr="00EB0FB8">
          <w:rPr>
            <w:rStyle w:val="Hyperlink"/>
            <w:noProof/>
          </w:rPr>
          <w:t>Navigation</w:t>
        </w:r>
        <w:r w:rsidR="006724DF">
          <w:rPr>
            <w:noProof/>
            <w:webHidden/>
          </w:rPr>
          <w:tab/>
        </w:r>
        <w:r w:rsidR="006724DF">
          <w:rPr>
            <w:noProof/>
            <w:webHidden/>
          </w:rPr>
          <w:fldChar w:fldCharType="begin"/>
        </w:r>
        <w:r w:rsidR="006724DF">
          <w:rPr>
            <w:noProof/>
            <w:webHidden/>
          </w:rPr>
          <w:instrText xml:space="preserve"> PAGEREF _Toc40964749 \h </w:instrText>
        </w:r>
        <w:r w:rsidR="006724DF">
          <w:rPr>
            <w:noProof/>
            <w:webHidden/>
          </w:rPr>
        </w:r>
        <w:r w:rsidR="006724DF">
          <w:rPr>
            <w:noProof/>
            <w:webHidden/>
          </w:rPr>
          <w:fldChar w:fldCharType="separate"/>
        </w:r>
        <w:r w:rsidR="006724DF">
          <w:rPr>
            <w:noProof/>
            <w:webHidden/>
          </w:rPr>
          <w:t>10</w:t>
        </w:r>
        <w:r w:rsidR="006724DF">
          <w:rPr>
            <w:noProof/>
            <w:webHidden/>
          </w:rPr>
          <w:fldChar w:fldCharType="end"/>
        </w:r>
      </w:hyperlink>
    </w:p>
    <w:p w14:paraId="43D5B8B7" w14:textId="5F64759D"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50" w:history="1">
        <w:r w:rsidR="006724DF" w:rsidRPr="00EB0FB8">
          <w:rPr>
            <w:rStyle w:val="Hyperlink"/>
            <w:noProof/>
          </w:rPr>
          <w:t>At a Glance</w:t>
        </w:r>
        <w:r w:rsidR="006724DF">
          <w:rPr>
            <w:noProof/>
            <w:webHidden/>
          </w:rPr>
          <w:tab/>
        </w:r>
        <w:r w:rsidR="006724DF">
          <w:rPr>
            <w:noProof/>
            <w:webHidden/>
          </w:rPr>
          <w:fldChar w:fldCharType="begin"/>
        </w:r>
        <w:r w:rsidR="006724DF">
          <w:rPr>
            <w:noProof/>
            <w:webHidden/>
          </w:rPr>
          <w:instrText xml:space="preserve"> PAGEREF _Toc40964750 \h </w:instrText>
        </w:r>
        <w:r w:rsidR="006724DF">
          <w:rPr>
            <w:noProof/>
            <w:webHidden/>
          </w:rPr>
        </w:r>
        <w:r w:rsidR="006724DF">
          <w:rPr>
            <w:noProof/>
            <w:webHidden/>
          </w:rPr>
          <w:fldChar w:fldCharType="separate"/>
        </w:r>
        <w:r w:rsidR="006724DF">
          <w:rPr>
            <w:noProof/>
            <w:webHidden/>
          </w:rPr>
          <w:t>11</w:t>
        </w:r>
        <w:r w:rsidR="006724DF">
          <w:rPr>
            <w:noProof/>
            <w:webHidden/>
          </w:rPr>
          <w:fldChar w:fldCharType="end"/>
        </w:r>
      </w:hyperlink>
    </w:p>
    <w:p w14:paraId="791C2B94" w14:textId="1C51DB8D" w:rsidR="006724DF" w:rsidRDefault="00222254">
      <w:pPr>
        <w:pStyle w:val="TOC2"/>
        <w:tabs>
          <w:tab w:val="right" w:leader="dot" w:pos="9016"/>
        </w:tabs>
        <w:rPr>
          <w:rFonts w:eastAsiaTheme="minorEastAsia" w:cstheme="minorBidi"/>
          <w:smallCaps w:val="0"/>
          <w:noProof/>
          <w:sz w:val="24"/>
          <w:szCs w:val="24"/>
          <w:lang w:bidi="ar-SA"/>
        </w:rPr>
      </w:pPr>
      <w:hyperlink w:anchor="_Toc40964751" w:history="1">
        <w:r w:rsidR="006724DF" w:rsidRPr="00EB0FB8">
          <w:rPr>
            <w:rStyle w:val="Hyperlink"/>
            <w:noProof/>
          </w:rPr>
          <w:t>Review this checklist first</w:t>
        </w:r>
        <w:r w:rsidR="006724DF">
          <w:rPr>
            <w:noProof/>
            <w:webHidden/>
          </w:rPr>
          <w:tab/>
        </w:r>
        <w:r w:rsidR="006724DF">
          <w:rPr>
            <w:noProof/>
            <w:webHidden/>
          </w:rPr>
          <w:fldChar w:fldCharType="begin"/>
        </w:r>
        <w:r w:rsidR="006724DF">
          <w:rPr>
            <w:noProof/>
            <w:webHidden/>
          </w:rPr>
          <w:instrText xml:space="preserve"> PAGEREF _Toc40964751 \h </w:instrText>
        </w:r>
        <w:r w:rsidR="006724DF">
          <w:rPr>
            <w:noProof/>
            <w:webHidden/>
          </w:rPr>
        </w:r>
        <w:r w:rsidR="006724DF">
          <w:rPr>
            <w:noProof/>
            <w:webHidden/>
          </w:rPr>
          <w:fldChar w:fldCharType="separate"/>
        </w:r>
        <w:r w:rsidR="006724DF">
          <w:rPr>
            <w:noProof/>
            <w:webHidden/>
          </w:rPr>
          <w:t>11</w:t>
        </w:r>
        <w:r w:rsidR="006724DF">
          <w:rPr>
            <w:noProof/>
            <w:webHidden/>
          </w:rPr>
          <w:fldChar w:fldCharType="end"/>
        </w:r>
      </w:hyperlink>
    </w:p>
    <w:p w14:paraId="48C0CA92" w14:textId="5056B9D2" w:rsidR="006724DF" w:rsidRDefault="00222254">
      <w:pPr>
        <w:pStyle w:val="TOC2"/>
        <w:tabs>
          <w:tab w:val="right" w:leader="dot" w:pos="9016"/>
        </w:tabs>
        <w:rPr>
          <w:rFonts w:eastAsiaTheme="minorEastAsia" w:cstheme="minorBidi"/>
          <w:smallCaps w:val="0"/>
          <w:noProof/>
          <w:sz w:val="24"/>
          <w:szCs w:val="24"/>
          <w:lang w:bidi="ar-SA"/>
        </w:rPr>
      </w:pPr>
      <w:hyperlink w:anchor="_Toc40964752" w:history="1">
        <w:r w:rsidR="006724DF" w:rsidRPr="00EB0FB8">
          <w:rPr>
            <w:rStyle w:val="Hyperlink"/>
            <w:noProof/>
          </w:rPr>
          <w:t>Credentials</w:t>
        </w:r>
        <w:r w:rsidR="006724DF">
          <w:rPr>
            <w:noProof/>
            <w:webHidden/>
          </w:rPr>
          <w:tab/>
        </w:r>
        <w:r w:rsidR="006724DF">
          <w:rPr>
            <w:noProof/>
            <w:webHidden/>
          </w:rPr>
          <w:fldChar w:fldCharType="begin"/>
        </w:r>
        <w:r w:rsidR="006724DF">
          <w:rPr>
            <w:noProof/>
            <w:webHidden/>
          </w:rPr>
          <w:instrText xml:space="preserve"> PAGEREF _Toc40964752 \h </w:instrText>
        </w:r>
        <w:r w:rsidR="006724DF">
          <w:rPr>
            <w:noProof/>
            <w:webHidden/>
          </w:rPr>
        </w:r>
        <w:r w:rsidR="006724DF">
          <w:rPr>
            <w:noProof/>
            <w:webHidden/>
          </w:rPr>
          <w:fldChar w:fldCharType="separate"/>
        </w:r>
        <w:r w:rsidR="006724DF">
          <w:rPr>
            <w:noProof/>
            <w:webHidden/>
          </w:rPr>
          <w:t>12</w:t>
        </w:r>
        <w:r w:rsidR="006724DF">
          <w:rPr>
            <w:noProof/>
            <w:webHidden/>
          </w:rPr>
          <w:fldChar w:fldCharType="end"/>
        </w:r>
      </w:hyperlink>
    </w:p>
    <w:p w14:paraId="27281BFB" w14:textId="2DAF92F5" w:rsidR="006724DF" w:rsidRDefault="00222254">
      <w:pPr>
        <w:pStyle w:val="TOC2"/>
        <w:tabs>
          <w:tab w:val="right" w:leader="dot" w:pos="9016"/>
        </w:tabs>
        <w:rPr>
          <w:rFonts w:eastAsiaTheme="minorEastAsia" w:cstheme="minorBidi"/>
          <w:smallCaps w:val="0"/>
          <w:noProof/>
          <w:sz w:val="24"/>
          <w:szCs w:val="24"/>
          <w:lang w:bidi="ar-SA"/>
        </w:rPr>
      </w:pPr>
      <w:hyperlink w:anchor="_Toc40964753" w:history="1">
        <w:r w:rsidR="006724DF" w:rsidRPr="00EB0FB8">
          <w:rPr>
            <w:rStyle w:val="Hyperlink"/>
            <w:noProof/>
          </w:rPr>
          <w:t>Emergency &amp; Change Control</w:t>
        </w:r>
        <w:r w:rsidR="006724DF">
          <w:rPr>
            <w:noProof/>
            <w:webHidden/>
          </w:rPr>
          <w:tab/>
        </w:r>
        <w:r w:rsidR="006724DF">
          <w:rPr>
            <w:noProof/>
            <w:webHidden/>
          </w:rPr>
          <w:fldChar w:fldCharType="begin"/>
        </w:r>
        <w:r w:rsidR="006724DF">
          <w:rPr>
            <w:noProof/>
            <w:webHidden/>
          </w:rPr>
          <w:instrText xml:space="preserve"> PAGEREF _Toc40964753 \h </w:instrText>
        </w:r>
        <w:r w:rsidR="006724DF">
          <w:rPr>
            <w:noProof/>
            <w:webHidden/>
          </w:rPr>
        </w:r>
        <w:r w:rsidR="006724DF">
          <w:rPr>
            <w:noProof/>
            <w:webHidden/>
          </w:rPr>
          <w:fldChar w:fldCharType="separate"/>
        </w:r>
        <w:r w:rsidR="006724DF">
          <w:rPr>
            <w:noProof/>
            <w:webHidden/>
          </w:rPr>
          <w:t>12</w:t>
        </w:r>
        <w:r w:rsidR="006724DF">
          <w:rPr>
            <w:noProof/>
            <w:webHidden/>
          </w:rPr>
          <w:fldChar w:fldCharType="end"/>
        </w:r>
      </w:hyperlink>
    </w:p>
    <w:p w14:paraId="48C636F6" w14:textId="397A9495" w:rsidR="006724DF" w:rsidRDefault="00222254">
      <w:pPr>
        <w:pStyle w:val="TOC2"/>
        <w:tabs>
          <w:tab w:val="right" w:leader="dot" w:pos="9016"/>
        </w:tabs>
        <w:rPr>
          <w:rFonts w:eastAsiaTheme="minorEastAsia" w:cstheme="minorBidi"/>
          <w:smallCaps w:val="0"/>
          <w:noProof/>
          <w:sz w:val="24"/>
          <w:szCs w:val="24"/>
          <w:lang w:bidi="ar-SA"/>
        </w:rPr>
      </w:pPr>
      <w:hyperlink w:anchor="_Toc40964754" w:history="1">
        <w:r w:rsidR="006724DF" w:rsidRPr="00EB0FB8">
          <w:rPr>
            <w:rStyle w:val="Hyperlink"/>
            <w:noProof/>
          </w:rPr>
          <w:t>Evidence, Forensics &amp; Timelines</w:t>
        </w:r>
        <w:r w:rsidR="006724DF">
          <w:rPr>
            <w:noProof/>
            <w:webHidden/>
          </w:rPr>
          <w:tab/>
        </w:r>
        <w:r w:rsidR="006724DF">
          <w:rPr>
            <w:noProof/>
            <w:webHidden/>
          </w:rPr>
          <w:fldChar w:fldCharType="begin"/>
        </w:r>
        <w:r w:rsidR="006724DF">
          <w:rPr>
            <w:noProof/>
            <w:webHidden/>
          </w:rPr>
          <w:instrText xml:space="preserve"> PAGEREF _Toc40964754 \h </w:instrText>
        </w:r>
        <w:r w:rsidR="006724DF">
          <w:rPr>
            <w:noProof/>
            <w:webHidden/>
          </w:rPr>
        </w:r>
        <w:r w:rsidR="006724DF">
          <w:rPr>
            <w:noProof/>
            <w:webHidden/>
          </w:rPr>
          <w:fldChar w:fldCharType="separate"/>
        </w:r>
        <w:r w:rsidR="006724DF">
          <w:rPr>
            <w:noProof/>
            <w:webHidden/>
          </w:rPr>
          <w:t>12</w:t>
        </w:r>
        <w:r w:rsidR="006724DF">
          <w:rPr>
            <w:noProof/>
            <w:webHidden/>
          </w:rPr>
          <w:fldChar w:fldCharType="end"/>
        </w:r>
      </w:hyperlink>
    </w:p>
    <w:p w14:paraId="77375FD8" w14:textId="40F51357" w:rsidR="006724DF" w:rsidRDefault="00222254">
      <w:pPr>
        <w:pStyle w:val="TOC2"/>
        <w:tabs>
          <w:tab w:val="right" w:leader="dot" w:pos="9016"/>
        </w:tabs>
        <w:rPr>
          <w:rFonts w:eastAsiaTheme="minorEastAsia" w:cstheme="minorBidi"/>
          <w:smallCaps w:val="0"/>
          <w:noProof/>
          <w:sz w:val="24"/>
          <w:szCs w:val="24"/>
          <w:lang w:bidi="ar-SA"/>
        </w:rPr>
      </w:pPr>
      <w:hyperlink w:anchor="_Toc40964755" w:history="1">
        <w:r w:rsidR="006724DF" w:rsidRPr="00EB0FB8">
          <w:rPr>
            <w:rStyle w:val="Hyperlink"/>
            <w:noProof/>
          </w:rPr>
          <w:t>Own up</w:t>
        </w:r>
        <w:r w:rsidR="006724DF">
          <w:rPr>
            <w:noProof/>
            <w:webHidden/>
          </w:rPr>
          <w:tab/>
        </w:r>
        <w:r w:rsidR="006724DF">
          <w:rPr>
            <w:noProof/>
            <w:webHidden/>
          </w:rPr>
          <w:fldChar w:fldCharType="begin"/>
        </w:r>
        <w:r w:rsidR="006724DF">
          <w:rPr>
            <w:noProof/>
            <w:webHidden/>
          </w:rPr>
          <w:instrText xml:space="preserve"> PAGEREF _Toc40964755 \h </w:instrText>
        </w:r>
        <w:r w:rsidR="006724DF">
          <w:rPr>
            <w:noProof/>
            <w:webHidden/>
          </w:rPr>
        </w:r>
        <w:r w:rsidR="006724DF">
          <w:rPr>
            <w:noProof/>
            <w:webHidden/>
          </w:rPr>
          <w:fldChar w:fldCharType="separate"/>
        </w:r>
        <w:r w:rsidR="006724DF">
          <w:rPr>
            <w:noProof/>
            <w:webHidden/>
          </w:rPr>
          <w:t>12</w:t>
        </w:r>
        <w:r w:rsidR="006724DF">
          <w:rPr>
            <w:noProof/>
            <w:webHidden/>
          </w:rPr>
          <w:fldChar w:fldCharType="end"/>
        </w:r>
      </w:hyperlink>
    </w:p>
    <w:p w14:paraId="2264D190" w14:textId="38C8B98F"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56" w:history="1">
        <w:r w:rsidR="006724DF" w:rsidRPr="00EB0FB8">
          <w:rPr>
            <w:rStyle w:val="Hyperlink"/>
            <w:noProof/>
          </w:rPr>
          <w:t>How to Read</w:t>
        </w:r>
        <w:r w:rsidR="006724DF">
          <w:rPr>
            <w:noProof/>
            <w:webHidden/>
          </w:rPr>
          <w:tab/>
        </w:r>
        <w:r w:rsidR="006724DF">
          <w:rPr>
            <w:noProof/>
            <w:webHidden/>
          </w:rPr>
          <w:fldChar w:fldCharType="begin"/>
        </w:r>
        <w:r w:rsidR="006724DF">
          <w:rPr>
            <w:noProof/>
            <w:webHidden/>
          </w:rPr>
          <w:instrText xml:space="preserve"> PAGEREF _Toc40964756 \h </w:instrText>
        </w:r>
        <w:r w:rsidR="006724DF">
          <w:rPr>
            <w:noProof/>
            <w:webHidden/>
          </w:rPr>
        </w:r>
        <w:r w:rsidR="006724DF">
          <w:rPr>
            <w:noProof/>
            <w:webHidden/>
          </w:rPr>
          <w:fldChar w:fldCharType="separate"/>
        </w:r>
        <w:r w:rsidR="006724DF">
          <w:rPr>
            <w:noProof/>
            <w:webHidden/>
          </w:rPr>
          <w:t>13</w:t>
        </w:r>
        <w:r w:rsidR="006724DF">
          <w:rPr>
            <w:noProof/>
            <w:webHidden/>
          </w:rPr>
          <w:fldChar w:fldCharType="end"/>
        </w:r>
      </w:hyperlink>
    </w:p>
    <w:p w14:paraId="10C850F7" w14:textId="610BB6AB" w:rsidR="006724DF" w:rsidRDefault="00222254">
      <w:pPr>
        <w:pStyle w:val="TOC2"/>
        <w:tabs>
          <w:tab w:val="right" w:leader="dot" w:pos="9016"/>
        </w:tabs>
        <w:rPr>
          <w:rFonts w:eastAsiaTheme="minorEastAsia" w:cstheme="minorBidi"/>
          <w:smallCaps w:val="0"/>
          <w:noProof/>
          <w:sz w:val="24"/>
          <w:szCs w:val="24"/>
          <w:lang w:bidi="ar-SA"/>
        </w:rPr>
      </w:pPr>
      <w:hyperlink w:anchor="_Toc40964757" w:history="1">
        <w:r w:rsidR="006724DF" w:rsidRPr="00EB0FB8">
          <w:rPr>
            <w:rStyle w:val="Hyperlink"/>
            <w:noProof/>
          </w:rPr>
          <w:t>Accompanying Documents</w:t>
        </w:r>
        <w:r w:rsidR="006724DF">
          <w:rPr>
            <w:noProof/>
            <w:webHidden/>
          </w:rPr>
          <w:tab/>
        </w:r>
        <w:r w:rsidR="006724DF">
          <w:rPr>
            <w:noProof/>
            <w:webHidden/>
          </w:rPr>
          <w:fldChar w:fldCharType="begin"/>
        </w:r>
        <w:r w:rsidR="006724DF">
          <w:rPr>
            <w:noProof/>
            <w:webHidden/>
          </w:rPr>
          <w:instrText xml:space="preserve"> PAGEREF _Toc40964757 \h </w:instrText>
        </w:r>
        <w:r w:rsidR="006724DF">
          <w:rPr>
            <w:noProof/>
            <w:webHidden/>
          </w:rPr>
        </w:r>
        <w:r w:rsidR="006724DF">
          <w:rPr>
            <w:noProof/>
            <w:webHidden/>
          </w:rPr>
          <w:fldChar w:fldCharType="separate"/>
        </w:r>
        <w:r w:rsidR="006724DF">
          <w:rPr>
            <w:noProof/>
            <w:webHidden/>
          </w:rPr>
          <w:t>14</w:t>
        </w:r>
        <w:r w:rsidR="006724DF">
          <w:rPr>
            <w:noProof/>
            <w:webHidden/>
          </w:rPr>
          <w:fldChar w:fldCharType="end"/>
        </w:r>
      </w:hyperlink>
    </w:p>
    <w:p w14:paraId="6FD6CA6D" w14:textId="6409FC89"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58" w:history="1">
        <w:r w:rsidR="006724DF" w:rsidRPr="00EB0FB8">
          <w:rPr>
            <w:rStyle w:val="Hyperlink"/>
            <w:noProof/>
          </w:rPr>
          <w:t>Key Principles</w:t>
        </w:r>
        <w:r w:rsidR="006724DF">
          <w:rPr>
            <w:noProof/>
            <w:webHidden/>
          </w:rPr>
          <w:tab/>
        </w:r>
        <w:r w:rsidR="006724DF">
          <w:rPr>
            <w:noProof/>
            <w:webHidden/>
          </w:rPr>
          <w:fldChar w:fldCharType="begin"/>
        </w:r>
        <w:r w:rsidR="006724DF">
          <w:rPr>
            <w:noProof/>
            <w:webHidden/>
          </w:rPr>
          <w:instrText xml:space="preserve"> PAGEREF _Toc40964758 \h </w:instrText>
        </w:r>
        <w:r w:rsidR="006724DF">
          <w:rPr>
            <w:noProof/>
            <w:webHidden/>
          </w:rPr>
        </w:r>
        <w:r w:rsidR="006724DF">
          <w:rPr>
            <w:noProof/>
            <w:webHidden/>
          </w:rPr>
          <w:fldChar w:fldCharType="separate"/>
        </w:r>
        <w:r w:rsidR="006724DF">
          <w:rPr>
            <w:noProof/>
            <w:webHidden/>
          </w:rPr>
          <w:t>15</w:t>
        </w:r>
        <w:r w:rsidR="006724DF">
          <w:rPr>
            <w:noProof/>
            <w:webHidden/>
          </w:rPr>
          <w:fldChar w:fldCharType="end"/>
        </w:r>
      </w:hyperlink>
    </w:p>
    <w:p w14:paraId="1E20A85E" w14:textId="29B128F8"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59" w:history="1">
        <w:r w:rsidR="006724DF" w:rsidRPr="00EB0FB8">
          <w:rPr>
            <w:rStyle w:val="Hyperlink"/>
            <w:noProof/>
          </w:rPr>
          <w:t>Critical Apps &amp; Systems</w:t>
        </w:r>
        <w:r w:rsidR="006724DF">
          <w:rPr>
            <w:noProof/>
            <w:webHidden/>
          </w:rPr>
          <w:tab/>
        </w:r>
        <w:r w:rsidR="006724DF">
          <w:rPr>
            <w:noProof/>
            <w:webHidden/>
          </w:rPr>
          <w:fldChar w:fldCharType="begin"/>
        </w:r>
        <w:r w:rsidR="006724DF">
          <w:rPr>
            <w:noProof/>
            <w:webHidden/>
          </w:rPr>
          <w:instrText xml:space="preserve"> PAGEREF _Toc40964759 \h </w:instrText>
        </w:r>
        <w:r w:rsidR="006724DF">
          <w:rPr>
            <w:noProof/>
            <w:webHidden/>
          </w:rPr>
        </w:r>
        <w:r w:rsidR="006724DF">
          <w:rPr>
            <w:noProof/>
            <w:webHidden/>
          </w:rPr>
          <w:fldChar w:fldCharType="separate"/>
        </w:r>
        <w:r w:rsidR="006724DF">
          <w:rPr>
            <w:noProof/>
            <w:webHidden/>
          </w:rPr>
          <w:t>16</w:t>
        </w:r>
        <w:r w:rsidR="006724DF">
          <w:rPr>
            <w:noProof/>
            <w:webHidden/>
          </w:rPr>
          <w:fldChar w:fldCharType="end"/>
        </w:r>
      </w:hyperlink>
    </w:p>
    <w:p w14:paraId="65E7DFDC" w14:textId="2BDA52A1"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60" w:history="1">
        <w:r w:rsidR="006724DF" w:rsidRPr="00EB0FB8">
          <w:rPr>
            <w:rStyle w:val="Hyperlink"/>
            <w:noProof/>
          </w:rPr>
          <w:t>Communications</w:t>
        </w:r>
        <w:r w:rsidR="006724DF">
          <w:rPr>
            <w:noProof/>
            <w:webHidden/>
          </w:rPr>
          <w:tab/>
        </w:r>
        <w:r w:rsidR="006724DF">
          <w:rPr>
            <w:noProof/>
            <w:webHidden/>
          </w:rPr>
          <w:fldChar w:fldCharType="begin"/>
        </w:r>
        <w:r w:rsidR="006724DF">
          <w:rPr>
            <w:noProof/>
            <w:webHidden/>
          </w:rPr>
          <w:instrText xml:space="preserve"> PAGEREF _Toc40964760 \h </w:instrText>
        </w:r>
        <w:r w:rsidR="006724DF">
          <w:rPr>
            <w:noProof/>
            <w:webHidden/>
          </w:rPr>
        </w:r>
        <w:r w:rsidR="006724DF">
          <w:rPr>
            <w:noProof/>
            <w:webHidden/>
          </w:rPr>
          <w:fldChar w:fldCharType="separate"/>
        </w:r>
        <w:r w:rsidR="006724DF">
          <w:rPr>
            <w:noProof/>
            <w:webHidden/>
          </w:rPr>
          <w:t>16</w:t>
        </w:r>
        <w:r w:rsidR="006724DF">
          <w:rPr>
            <w:noProof/>
            <w:webHidden/>
          </w:rPr>
          <w:fldChar w:fldCharType="end"/>
        </w:r>
      </w:hyperlink>
    </w:p>
    <w:p w14:paraId="0B83E03A" w14:textId="428AB7E4"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61" w:history="1">
        <w:r w:rsidR="006724DF" w:rsidRPr="00EB0FB8">
          <w:rPr>
            <w:rStyle w:val="Hyperlink"/>
            <w:noProof/>
          </w:rPr>
          <w:t>Teams &amp; Stakeholders</w:t>
        </w:r>
        <w:r w:rsidR="006724DF">
          <w:rPr>
            <w:noProof/>
            <w:webHidden/>
          </w:rPr>
          <w:tab/>
        </w:r>
        <w:r w:rsidR="006724DF">
          <w:rPr>
            <w:noProof/>
            <w:webHidden/>
          </w:rPr>
          <w:fldChar w:fldCharType="begin"/>
        </w:r>
        <w:r w:rsidR="006724DF">
          <w:rPr>
            <w:noProof/>
            <w:webHidden/>
          </w:rPr>
          <w:instrText xml:space="preserve"> PAGEREF _Toc40964761 \h </w:instrText>
        </w:r>
        <w:r w:rsidR="006724DF">
          <w:rPr>
            <w:noProof/>
            <w:webHidden/>
          </w:rPr>
        </w:r>
        <w:r w:rsidR="006724DF">
          <w:rPr>
            <w:noProof/>
            <w:webHidden/>
          </w:rPr>
          <w:fldChar w:fldCharType="separate"/>
        </w:r>
        <w:r w:rsidR="006724DF">
          <w:rPr>
            <w:noProof/>
            <w:webHidden/>
          </w:rPr>
          <w:t>17</w:t>
        </w:r>
        <w:r w:rsidR="006724DF">
          <w:rPr>
            <w:noProof/>
            <w:webHidden/>
          </w:rPr>
          <w:fldChar w:fldCharType="end"/>
        </w:r>
      </w:hyperlink>
    </w:p>
    <w:p w14:paraId="5D3DDAB9" w14:textId="38AD39E3" w:rsidR="006724DF" w:rsidRDefault="00222254">
      <w:pPr>
        <w:pStyle w:val="TOC2"/>
        <w:tabs>
          <w:tab w:val="right" w:leader="dot" w:pos="9016"/>
        </w:tabs>
        <w:rPr>
          <w:rFonts w:eastAsiaTheme="minorEastAsia" w:cstheme="minorBidi"/>
          <w:smallCaps w:val="0"/>
          <w:noProof/>
          <w:sz w:val="24"/>
          <w:szCs w:val="24"/>
          <w:lang w:bidi="ar-SA"/>
        </w:rPr>
      </w:pPr>
      <w:hyperlink w:anchor="_Toc40964762" w:history="1">
        <w:r w:rsidR="006724DF" w:rsidRPr="00EB0FB8">
          <w:rPr>
            <w:rStyle w:val="Hyperlink"/>
            <w:noProof/>
          </w:rPr>
          <w:t>Contacting Stakeholders</w:t>
        </w:r>
        <w:r w:rsidR="006724DF">
          <w:rPr>
            <w:noProof/>
            <w:webHidden/>
          </w:rPr>
          <w:tab/>
        </w:r>
        <w:r w:rsidR="006724DF">
          <w:rPr>
            <w:noProof/>
            <w:webHidden/>
          </w:rPr>
          <w:fldChar w:fldCharType="begin"/>
        </w:r>
        <w:r w:rsidR="006724DF">
          <w:rPr>
            <w:noProof/>
            <w:webHidden/>
          </w:rPr>
          <w:instrText xml:space="preserve"> PAGEREF _Toc40964762 \h </w:instrText>
        </w:r>
        <w:r w:rsidR="006724DF">
          <w:rPr>
            <w:noProof/>
            <w:webHidden/>
          </w:rPr>
        </w:r>
        <w:r w:rsidR="006724DF">
          <w:rPr>
            <w:noProof/>
            <w:webHidden/>
          </w:rPr>
          <w:fldChar w:fldCharType="separate"/>
        </w:r>
        <w:r w:rsidR="006724DF">
          <w:rPr>
            <w:noProof/>
            <w:webHidden/>
          </w:rPr>
          <w:t>17</w:t>
        </w:r>
        <w:r w:rsidR="006724DF">
          <w:rPr>
            <w:noProof/>
            <w:webHidden/>
          </w:rPr>
          <w:fldChar w:fldCharType="end"/>
        </w:r>
      </w:hyperlink>
    </w:p>
    <w:p w14:paraId="28FCDA41" w14:textId="3F0ECA80" w:rsidR="006724DF" w:rsidRDefault="00222254">
      <w:pPr>
        <w:pStyle w:val="TOC1"/>
        <w:tabs>
          <w:tab w:val="right" w:leader="dot" w:pos="9016"/>
        </w:tabs>
        <w:rPr>
          <w:rFonts w:eastAsiaTheme="minorEastAsia" w:cstheme="minorBidi"/>
          <w:b w:val="0"/>
          <w:bCs w:val="0"/>
          <w:caps w:val="0"/>
          <w:noProof/>
          <w:sz w:val="24"/>
          <w:szCs w:val="24"/>
          <w:lang w:bidi="ar-SA"/>
        </w:rPr>
      </w:pPr>
      <w:hyperlink w:anchor="_Toc40964763" w:history="1">
        <w:r w:rsidR="006724DF" w:rsidRPr="00EB0FB8">
          <w:rPr>
            <w:rStyle w:val="Hyperlink"/>
            <w:noProof/>
          </w:rPr>
          <w:t>Scenarios</w:t>
        </w:r>
        <w:r w:rsidR="006724DF">
          <w:rPr>
            <w:noProof/>
            <w:webHidden/>
          </w:rPr>
          <w:tab/>
        </w:r>
        <w:r w:rsidR="006724DF">
          <w:rPr>
            <w:noProof/>
            <w:webHidden/>
          </w:rPr>
          <w:fldChar w:fldCharType="begin"/>
        </w:r>
        <w:r w:rsidR="006724DF">
          <w:rPr>
            <w:noProof/>
            <w:webHidden/>
          </w:rPr>
          <w:instrText xml:space="preserve"> PAGEREF _Toc40964763 \h </w:instrText>
        </w:r>
        <w:r w:rsidR="006724DF">
          <w:rPr>
            <w:noProof/>
            <w:webHidden/>
          </w:rPr>
        </w:r>
        <w:r w:rsidR="006724DF">
          <w:rPr>
            <w:noProof/>
            <w:webHidden/>
          </w:rPr>
          <w:fldChar w:fldCharType="separate"/>
        </w:r>
        <w:r w:rsidR="006724DF">
          <w:rPr>
            <w:noProof/>
            <w:webHidden/>
          </w:rPr>
          <w:t>18</w:t>
        </w:r>
        <w:r w:rsidR="006724DF">
          <w:rPr>
            <w:noProof/>
            <w:webHidden/>
          </w:rPr>
          <w:fldChar w:fldCharType="end"/>
        </w:r>
      </w:hyperlink>
    </w:p>
    <w:p w14:paraId="1B5EE1DB" w14:textId="074DAA70" w:rsidR="003F5856" w:rsidRDefault="006F7DD0">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fldChar w:fldCharType="end"/>
      </w:r>
      <w:r w:rsidR="003F5856">
        <w:br w:type="page"/>
      </w:r>
    </w:p>
    <w:p w14:paraId="7A4146EC" w14:textId="354AC891" w:rsidR="0024048C" w:rsidRDefault="0024048C" w:rsidP="00CA14EC">
      <w:pPr>
        <w:ind w:left="360"/>
        <w:jc w:val="both"/>
      </w:pPr>
    </w:p>
    <w:p w14:paraId="5BD3FEF9" w14:textId="6B48484A" w:rsidR="0024048C" w:rsidRPr="000301FB" w:rsidRDefault="0024048C" w:rsidP="0024048C">
      <w:pPr>
        <w:ind w:left="360"/>
        <w:jc w:val="both"/>
      </w:pPr>
      <w:commentRangeStart w:id="17"/>
      <w:r>
        <w:t>.</w:t>
      </w:r>
      <w:commentRangeEnd w:id="17"/>
      <w:r>
        <w:rPr>
          <w:rStyle w:val="CommentReference"/>
        </w:rPr>
        <w:commentReference w:id="17"/>
      </w:r>
    </w:p>
    <w:p w14:paraId="10FD2DD5" w14:textId="59755197" w:rsidR="0024048C" w:rsidRDefault="007450A4">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rPr>
          <w:noProof/>
        </w:rPr>
        <w:drawing>
          <wp:inline distT="0" distB="0" distL="0" distR="0" wp14:anchorId="04C7EE84" wp14:editId="0515FD92">
            <wp:extent cx="5552778" cy="710292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 VersionCyber-Incident-Overview2.png"/>
                    <pic:cNvPicPr/>
                  </pic:nvPicPr>
                  <pic:blipFill>
                    <a:blip r:embed="rId18">
                      <a:extLst>
                        <a:ext uri="{28A0092B-C50C-407E-A947-70E740481C1C}">
                          <a14:useLocalDpi xmlns:a14="http://schemas.microsoft.com/office/drawing/2010/main" val="0"/>
                        </a:ext>
                      </a:extLst>
                    </a:blip>
                    <a:stretch>
                      <a:fillRect/>
                    </a:stretch>
                  </pic:blipFill>
                  <pic:spPr>
                    <a:xfrm>
                      <a:off x="0" y="0"/>
                      <a:ext cx="5556488" cy="7107675"/>
                    </a:xfrm>
                    <a:prstGeom prst="rect">
                      <a:avLst/>
                    </a:prstGeom>
                  </pic:spPr>
                </pic:pic>
              </a:graphicData>
            </a:graphic>
          </wp:inline>
        </w:drawing>
      </w:r>
      <w:r w:rsidR="0024048C">
        <w:br w:type="page"/>
      </w:r>
    </w:p>
    <w:p w14:paraId="37E8E50A" w14:textId="79A3B45A" w:rsidR="0024048C" w:rsidRDefault="00E90E53" w:rsidP="00E90E53">
      <w:pPr>
        <w:pStyle w:val="Heading1"/>
      </w:pPr>
      <w:bookmarkStart w:id="18" w:name="_Toc40964749"/>
      <w:commentRangeStart w:id="19"/>
      <w:r>
        <w:lastRenderedPageBreak/>
        <w:t>Navigation</w:t>
      </w:r>
      <w:commentRangeEnd w:id="19"/>
      <w:r w:rsidR="001A03AF">
        <w:rPr>
          <w:rStyle w:val="CommentReference"/>
          <w:b w:val="0"/>
          <w:color w:val="auto"/>
        </w:rPr>
        <w:commentReference w:id="19"/>
      </w:r>
      <w:bookmarkEnd w:id="18"/>
    </w:p>
    <w:p w14:paraId="337889AC" w14:textId="490A19FF" w:rsidR="003F5856" w:rsidRDefault="007450A4" w:rsidP="00CA14EC">
      <w:pPr>
        <w:ind w:left="360"/>
        <w:jc w:val="both"/>
      </w:pPr>
      <w:r>
        <w:rPr>
          <w:noProof/>
        </w:rPr>
        <w:drawing>
          <wp:inline distT="0" distB="0" distL="0" distR="0" wp14:anchorId="595F29F6" wp14:editId="32D9B4C9">
            <wp:extent cx="5615682" cy="718339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VersionCyber-Incident-Overview.png"/>
                    <pic:cNvPicPr/>
                  </pic:nvPicPr>
                  <pic:blipFill>
                    <a:blip r:embed="rId19">
                      <a:extLst>
                        <a:ext uri="{28A0092B-C50C-407E-A947-70E740481C1C}">
                          <a14:useLocalDpi xmlns:a14="http://schemas.microsoft.com/office/drawing/2010/main" val="0"/>
                        </a:ext>
                      </a:extLst>
                    </a:blip>
                    <a:stretch>
                      <a:fillRect/>
                    </a:stretch>
                  </pic:blipFill>
                  <pic:spPr>
                    <a:xfrm>
                      <a:off x="0" y="0"/>
                      <a:ext cx="5626736" cy="7197535"/>
                    </a:xfrm>
                    <a:prstGeom prst="rect">
                      <a:avLst/>
                    </a:prstGeom>
                  </pic:spPr>
                </pic:pic>
              </a:graphicData>
            </a:graphic>
          </wp:inline>
        </w:drawing>
      </w:r>
    </w:p>
    <w:p w14:paraId="2DEA71F6" w14:textId="4374D59C" w:rsidR="00E90E53" w:rsidRDefault="00E90E53">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br w:type="page"/>
      </w:r>
    </w:p>
    <w:p w14:paraId="743392D1" w14:textId="609DC937" w:rsidR="009A3430" w:rsidRDefault="00B83E1A" w:rsidP="004C7729">
      <w:pPr>
        <w:pStyle w:val="Heading1"/>
        <w:spacing w:before="120"/>
        <w:ind w:right="108"/>
      </w:pPr>
      <w:bookmarkStart w:id="20" w:name="_Toc40964750"/>
      <w:r>
        <w:lastRenderedPageBreak/>
        <w:t>At a Glance</w:t>
      </w:r>
      <w:bookmarkEnd w:id="20"/>
      <w:r>
        <w:t xml:space="preserve"> </w:t>
      </w:r>
    </w:p>
    <w:p w14:paraId="0E5DB86B" w14:textId="0906BD0C" w:rsidR="00B83E1A" w:rsidRDefault="00B83E1A" w:rsidP="00ED0710">
      <w:pPr>
        <w:pStyle w:val="Heading2"/>
      </w:pPr>
      <w:bookmarkStart w:id="21" w:name="_Toc40964751"/>
      <w:r>
        <w:t>Review this checklist first</w:t>
      </w:r>
      <w:bookmarkEnd w:id="21"/>
    </w:p>
    <w:p w14:paraId="018FBAC4" w14:textId="69D11F8E" w:rsidR="00B83E1A" w:rsidRDefault="00D62E34" w:rsidP="004E6EAA">
      <w:pPr>
        <w:pStyle w:val="ListParagraph"/>
        <w:numPr>
          <w:ilvl w:val="0"/>
          <w:numId w:val="19"/>
        </w:numPr>
        <w:spacing w:after="240" w:line="360" w:lineRule="auto"/>
        <w:ind w:left="567" w:right="-329" w:hanging="283"/>
        <w:jc w:val="both"/>
      </w:pPr>
      <w:r w:rsidRPr="00D62E34">
        <w:rPr>
          <w:b/>
          <w:bCs/>
        </w:rPr>
        <w:t>Internal</w:t>
      </w:r>
      <w:r>
        <w:t xml:space="preserve"> </w:t>
      </w:r>
      <w:r w:rsidR="00D159E6">
        <w:t xml:space="preserve">Crisis </w:t>
      </w:r>
      <w:r w:rsidRPr="00D62E34">
        <w:rPr>
          <w:b/>
          <w:bCs/>
        </w:rPr>
        <w:t>Communications</w:t>
      </w:r>
      <w:r>
        <w:t xml:space="preserve">: </w:t>
      </w:r>
      <w:r w:rsidR="00B83E1A">
        <w:t>D</w:t>
      </w:r>
      <w:r w:rsidR="00D73B35">
        <w:t>o</w:t>
      </w:r>
      <w:r w:rsidR="00B83E1A">
        <w:t xml:space="preserve"> not use email. Use </w:t>
      </w:r>
      <w:r w:rsidR="001A03AF">
        <w:t xml:space="preserve">CM-Alliance's </w:t>
      </w:r>
      <w:r w:rsidR="00B83E1A">
        <w:t xml:space="preserve">Crisis Management </w:t>
      </w:r>
      <w:commentRangeStart w:id="22"/>
      <w:r w:rsidR="00B83E1A">
        <w:t>App</w:t>
      </w:r>
      <w:commentRangeEnd w:id="22"/>
      <w:r>
        <w:rPr>
          <w:rStyle w:val="CommentReference"/>
        </w:rPr>
        <w:commentReference w:id="22"/>
      </w:r>
      <w:r w:rsidR="00B83E1A">
        <w:t>.</w:t>
      </w:r>
      <w:r w:rsidR="00ED0710">
        <w:t xml:space="preserve"> Avoid Emotions.</w:t>
      </w:r>
    </w:p>
    <w:p w14:paraId="12D20506" w14:textId="5DA06057" w:rsidR="00B83E1A" w:rsidRDefault="00D62E34" w:rsidP="004E6EAA">
      <w:pPr>
        <w:pStyle w:val="ListParagraph"/>
        <w:numPr>
          <w:ilvl w:val="0"/>
          <w:numId w:val="19"/>
        </w:numPr>
        <w:spacing w:after="240" w:line="360" w:lineRule="auto"/>
        <w:ind w:left="567" w:right="-329" w:hanging="283"/>
        <w:jc w:val="both"/>
      </w:pPr>
      <w:r w:rsidRPr="00D62E34">
        <w:rPr>
          <w:b/>
          <w:bCs/>
        </w:rPr>
        <w:t>Evidence</w:t>
      </w:r>
      <w:r>
        <w:t xml:space="preserve">: </w:t>
      </w:r>
      <w:r w:rsidR="00B83E1A" w:rsidRPr="00D62E34">
        <w:rPr>
          <w:b/>
          <w:bCs/>
        </w:rPr>
        <w:t>Do</w:t>
      </w:r>
      <w:r w:rsidR="00B83E1A">
        <w:t xml:space="preserve"> </w:t>
      </w:r>
      <w:r w:rsidRPr="00D62E34">
        <w:rPr>
          <w:b/>
          <w:bCs/>
        </w:rPr>
        <w:t>NOT</w:t>
      </w:r>
      <w:r w:rsidR="00B83E1A">
        <w:t xml:space="preserve"> </w:t>
      </w:r>
      <w:r w:rsidR="00B83E1A" w:rsidRPr="00D62E34">
        <w:rPr>
          <w:b/>
          <w:bCs/>
        </w:rPr>
        <w:t>Delete</w:t>
      </w:r>
      <w:r w:rsidR="00B83E1A">
        <w:t xml:space="preserve">. </w:t>
      </w:r>
      <w:r w:rsidRPr="00D62E34">
        <w:rPr>
          <w:b/>
          <w:bCs/>
        </w:rPr>
        <w:t>Do NOT Change.</w:t>
      </w:r>
      <w:r>
        <w:t xml:space="preserve"> </w:t>
      </w:r>
      <w:r w:rsidR="00B83E1A">
        <w:t xml:space="preserve">Preserve &amp; Protect. </w:t>
      </w:r>
    </w:p>
    <w:p w14:paraId="383C6B99" w14:textId="137DB698" w:rsidR="00B83E1A" w:rsidRDefault="00D62E34" w:rsidP="004E6EAA">
      <w:pPr>
        <w:pStyle w:val="ListParagraph"/>
        <w:numPr>
          <w:ilvl w:val="0"/>
          <w:numId w:val="19"/>
        </w:numPr>
        <w:spacing w:after="240" w:line="360" w:lineRule="auto"/>
        <w:ind w:left="567" w:right="-329" w:hanging="283"/>
        <w:jc w:val="both"/>
      </w:pPr>
      <w:r w:rsidRPr="00D62E34">
        <w:rPr>
          <w:b/>
          <w:bCs/>
        </w:rPr>
        <w:t>Timelines &amp; Audit:</w:t>
      </w:r>
      <w:r>
        <w:t xml:space="preserve"> </w:t>
      </w:r>
      <w:r w:rsidR="00B83E1A">
        <w:t xml:space="preserve">LOG everything. Record ALL Decisions. Everyone </w:t>
      </w:r>
      <w:r w:rsidR="00E47CA8">
        <w:t>c</w:t>
      </w:r>
      <w:r w:rsidR="00B83E1A">
        <w:t>reates their own timeline</w:t>
      </w:r>
      <w:r>
        <w:t>.</w:t>
      </w:r>
    </w:p>
    <w:p w14:paraId="6A8FC191" w14:textId="47BACAAB" w:rsidR="00D62E34" w:rsidRDefault="00D62E34" w:rsidP="004E6EAA">
      <w:pPr>
        <w:pStyle w:val="ListParagraph"/>
        <w:numPr>
          <w:ilvl w:val="0"/>
          <w:numId w:val="19"/>
        </w:numPr>
        <w:spacing w:after="240" w:line="360" w:lineRule="auto"/>
        <w:ind w:left="567" w:right="-329" w:hanging="283"/>
        <w:jc w:val="both"/>
      </w:pPr>
      <w:r w:rsidRPr="00482B72">
        <w:rPr>
          <w:b/>
          <w:bCs/>
        </w:rPr>
        <w:t>Ask what</w:t>
      </w:r>
      <w:r>
        <w:t xml:space="preserve"> data and</w:t>
      </w:r>
      <w:r w:rsidR="00B7108C">
        <w:t>/</w:t>
      </w:r>
      <w:r>
        <w:t xml:space="preserve">or critical systems have been compromised. </w:t>
      </w:r>
    </w:p>
    <w:p w14:paraId="40CF44D0" w14:textId="3B5C6B45" w:rsidR="00D62E34" w:rsidRPr="003A3696" w:rsidRDefault="003A3696" w:rsidP="004E6EAA">
      <w:pPr>
        <w:pStyle w:val="ListParagraph"/>
        <w:numPr>
          <w:ilvl w:val="0"/>
          <w:numId w:val="19"/>
        </w:numPr>
        <w:spacing w:after="240" w:line="360" w:lineRule="auto"/>
        <w:ind w:left="567" w:right="-329" w:hanging="283"/>
        <w:jc w:val="both"/>
        <w:rPr>
          <w:b/>
          <w:bCs/>
        </w:rPr>
      </w:pPr>
      <w:r w:rsidRPr="003A3696">
        <w:rPr>
          <w:b/>
          <w:bCs/>
        </w:rPr>
        <w:t>DO NOT Call it a BREACH</w:t>
      </w:r>
      <w:r>
        <w:rPr>
          <w:b/>
          <w:bCs/>
        </w:rPr>
        <w:t xml:space="preserve">: </w:t>
      </w:r>
      <w:r>
        <w:t>Remember NOT to use data breach in your communications UNTIL you have all the facts.</w:t>
      </w:r>
    </w:p>
    <w:p w14:paraId="638C0291" w14:textId="3C83D473" w:rsidR="003A3696" w:rsidRPr="003A3696" w:rsidRDefault="003A3696" w:rsidP="004E6EAA">
      <w:pPr>
        <w:pStyle w:val="ListParagraph"/>
        <w:numPr>
          <w:ilvl w:val="0"/>
          <w:numId w:val="19"/>
        </w:numPr>
        <w:spacing w:after="240" w:line="360" w:lineRule="auto"/>
        <w:ind w:left="567" w:right="-329" w:hanging="283"/>
        <w:jc w:val="both"/>
        <w:rPr>
          <w:b/>
          <w:bCs/>
        </w:rPr>
      </w:pPr>
      <w:r w:rsidRPr="003A3696">
        <w:rPr>
          <w:b/>
          <w:bCs/>
        </w:rPr>
        <w:t>FACTS</w:t>
      </w:r>
      <w:r>
        <w:t xml:space="preserve">: Insist on factual answers to your questions. If someone isn't sure with their answer, get them to check again. </w:t>
      </w:r>
    </w:p>
    <w:p w14:paraId="52C93CD6" w14:textId="3DE97967" w:rsidR="00D159E6" w:rsidRPr="00D159E6" w:rsidRDefault="00D159E6" w:rsidP="004E6EAA">
      <w:pPr>
        <w:pStyle w:val="ListParagraph"/>
        <w:numPr>
          <w:ilvl w:val="0"/>
          <w:numId w:val="19"/>
        </w:numPr>
        <w:spacing w:after="240" w:line="360" w:lineRule="auto"/>
        <w:ind w:left="567" w:right="-329" w:hanging="283"/>
        <w:jc w:val="both"/>
        <w:rPr>
          <w:b/>
          <w:bCs/>
        </w:rPr>
      </w:pPr>
      <w:r>
        <w:rPr>
          <w:b/>
          <w:bCs/>
        </w:rPr>
        <w:t xml:space="preserve">Communications External: </w:t>
      </w:r>
      <w:r>
        <w:t>Make sure you read the comms policy. No one makes any statement to the public.</w:t>
      </w:r>
      <w:r w:rsidR="005E1D78">
        <w:t xml:space="preserve"> </w:t>
      </w:r>
    </w:p>
    <w:p w14:paraId="72D99E0A" w14:textId="772B59B6" w:rsidR="00D159E6" w:rsidRPr="00D159E6" w:rsidRDefault="00D159E6" w:rsidP="004E6EAA">
      <w:pPr>
        <w:pStyle w:val="ListParagraph"/>
        <w:numPr>
          <w:ilvl w:val="0"/>
          <w:numId w:val="19"/>
        </w:numPr>
        <w:spacing w:after="240" w:line="360" w:lineRule="auto"/>
        <w:ind w:left="567" w:right="-329" w:hanging="283"/>
        <w:jc w:val="both"/>
        <w:rPr>
          <w:b/>
          <w:bCs/>
        </w:rPr>
      </w:pPr>
      <w:r>
        <w:rPr>
          <w:b/>
          <w:bCs/>
        </w:rPr>
        <w:t xml:space="preserve">Communications Internal: </w:t>
      </w:r>
      <w:r w:rsidR="00062D49">
        <w:t>K</w:t>
      </w:r>
      <w:r>
        <w:t>eep staff informed</w:t>
      </w:r>
      <w:r w:rsidR="00062D49">
        <w:t xml:space="preserve"> with an accurate version of </w:t>
      </w:r>
      <w:r w:rsidR="00245193">
        <w:t xml:space="preserve">the </w:t>
      </w:r>
      <w:r w:rsidR="00062D49">
        <w:t>event. Sooner or later, t</w:t>
      </w:r>
      <w:r>
        <w:t>hey</w:t>
      </w:r>
      <w:r w:rsidR="00062D49">
        <w:t xml:space="preserve"> will find out from</w:t>
      </w:r>
      <w:r>
        <w:t xml:space="preserve"> external media</w:t>
      </w:r>
      <w:r w:rsidR="00062D49">
        <w:t>.</w:t>
      </w:r>
    </w:p>
    <w:p w14:paraId="0D2FC8AB" w14:textId="24BFEC99" w:rsidR="00D159E6" w:rsidRPr="003A3696" w:rsidRDefault="005E1D78" w:rsidP="004E6EAA">
      <w:pPr>
        <w:pStyle w:val="ListParagraph"/>
        <w:numPr>
          <w:ilvl w:val="0"/>
          <w:numId w:val="19"/>
        </w:numPr>
        <w:spacing w:after="240" w:line="360" w:lineRule="auto"/>
        <w:ind w:left="567" w:right="-329" w:hanging="283"/>
        <w:jc w:val="both"/>
        <w:rPr>
          <w:b/>
          <w:bCs/>
        </w:rPr>
      </w:pPr>
      <w:r w:rsidRPr="005E1D78">
        <w:rPr>
          <w:b/>
          <w:bCs/>
        </w:rPr>
        <w:t>Regulators</w:t>
      </w:r>
      <w:r>
        <w:t xml:space="preserve">: Ensure you let the regulators know ONCE you have all the facts.  </w:t>
      </w:r>
    </w:p>
    <w:p w14:paraId="0FDAD8D2" w14:textId="4614C3FC" w:rsidR="003A3696" w:rsidRPr="005E1D78" w:rsidRDefault="005E1D78" w:rsidP="004E6EAA">
      <w:pPr>
        <w:pStyle w:val="ListParagraph"/>
        <w:numPr>
          <w:ilvl w:val="0"/>
          <w:numId w:val="19"/>
        </w:numPr>
        <w:spacing w:after="240" w:line="360" w:lineRule="auto"/>
        <w:ind w:left="567" w:right="-329" w:hanging="283"/>
        <w:jc w:val="both"/>
        <w:rPr>
          <w:b/>
          <w:bCs/>
        </w:rPr>
      </w:pPr>
      <w:r w:rsidRPr="005E1D78">
        <w:rPr>
          <w:b/>
          <w:bCs/>
        </w:rPr>
        <w:t>Playbooks</w:t>
      </w:r>
      <w:r>
        <w:t xml:space="preserve">: Ensure you know your scenarios and the respective playbooks. </w:t>
      </w:r>
    </w:p>
    <w:p w14:paraId="14CE8F75" w14:textId="2A4A94A4" w:rsidR="00B556DF" w:rsidRPr="00ED0710" w:rsidRDefault="005E1D78" w:rsidP="004E6EAA">
      <w:pPr>
        <w:pStyle w:val="ListParagraph"/>
        <w:numPr>
          <w:ilvl w:val="0"/>
          <w:numId w:val="19"/>
        </w:numPr>
        <w:spacing w:after="240" w:line="360" w:lineRule="auto"/>
        <w:ind w:left="567" w:right="-329" w:hanging="283"/>
        <w:jc w:val="both"/>
        <w:rPr>
          <w:b/>
          <w:bCs/>
        </w:rPr>
      </w:pPr>
      <w:r w:rsidRPr="00B556DF">
        <w:rPr>
          <w:b/>
          <w:bCs/>
        </w:rPr>
        <w:t>Takedown</w:t>
      </w:r>
      <w:r>
        <w:t xml:space="preserve">: Issue </w:t>
      </w:r>
      <w:r w:rsidR="00B556DF">
        <w:t>immediate t</w:t>
      </w:r>
      <w:r>
        <w:t>ake-down notices</w:t>
      </w:r>
      <w:r w:rsidR="00B556DF">
        <w:t xml:space="preserve"> to websites (like Twitter, LinkedIn, </w:t>
      </w:r>
      <w:proofErr w:type="spellStart"/>
      <w:r w:rsidR="00B556DF">
        <w:t>pastebin</w:t>
      </w:r>
      <w:proofErr w:type="spellEnd"/>
      <w:r w:rsidR="00B556DF">
        <w:t xml:space="preserve"> etc) that may be used to expose your data. </w:t>
      </w:r>
    </w:p>
    <w:p w14:paraId="24E8549C" w14:textId="5A8A58A9" w:rsidR="003037EF" w:rsidRPr="004C7729" w:rsidRDefault="00ED0710" w:rsidP="004E6EAA">
      <w:pPr>
        <w:pStyle w:val="ListParagraph"/>
        <w:numPr>
          <w:ilvl w:val="0"/>
          <w:numId w:val="19"/>
        </w:numPr>
        <w:spacing w:after="240" w:line="360" w:lineRule="auto"/>
        <w:ind w:left="567" w:right="-329" w:hanging="283"/>
        <w:jc w:val="both"/>
        <w:rPr>
          <w:b/>
          <w:bCs/>
        </w:rPr>
      </w:pPr>
      <w:r w:rsidRPr="00ED0710">
        <w:rPr>
          <w:b/>
          <w:bCs/>
        </w:rPr>
        <w:t>Taxonomy</w:t>
      </w:r>
      <w:r>
        <w:t xml:space="preserve">: Use the same vocabulary across teams when describing attacks and when communicating. </w:t>
      </w:r>
    </w:p>
    <w:p w14:paraId="3814EC3F" w14:textId="7AB198A7" w:rsidR="004C7729" w:rsidRPr="0097685A" w:rsidRDefault="004C7729" w:rsidP="004E6EAA">
      <w:pPr>
        <w:pStyle w:val="ListParagraph"/>
        <w:numPr>
          <w:ilvl w:val="0"/>
          <w:numId w:val="19"/>
        </w:numPr>
        <w:spacing w:after="240" w:line="360" w:lineRule="auto"/>
        <w:ind w:left="567" w:right="-329" w:hanging="283"/>
        <w:jc w:val="both"/>
        <w:rPr>
          <w:b/>
          <w:bCs/>
        </w:rPr>
      </w:pPr>
      <w:r w:rsidRPr="004C7729">
        <w:rPr>
          <w:b/>
          <w:bCs/>
        </w:rPr>
        <w:t>Crisis Management APP:</w:t>
      </w:r>
      <w:r>
        <w:t xml:space="preserve"> Use the CM-Alliance crisis management app for convening conference calls and accessing documents and initial checklists </w:t>
      </w:r>
    </w:p>
    <w:p w14:paraId="007C657F" w14:textId="47EA668E" w:rsidR="003037EF" w:rsidRDefault="003037EF" w:rsidP="003037EF">
      <w:pPr>
        <w:pStyle w:val="Heading2"/>
      </w:pPr>
      <w:bookmarkStart w:id="23" w:name="_Toc40964752"/>
      <w:r>
        <w:lastRenderedPageBreak/>
        <w:t>Credentials</w:t>
      </w:r>
      <w:bookmarkEnd w:id="23"/>
    </w:p>
    <w:p w14:paraId="066D1F05" w14:textId="6BB715D3" w:rsidR="003037EF" w:rsidRDefault="003037EF" w:rsidP="00A73170">
      <w:pPr>
        <w:ind w:right="-330"/>
        <w:jc w:val="both"/>
      </w:pPr>
      <w:r>
        <w:t xml:space="preserve">Please note that credentials to all critical systems (1) have two-factor authentication enabled and </w:t>
      </w:r>
      <w:r w:rsidR="00B7108C">
        <w:t xml:space="preserve">(2) </w:t>
      </w:r>
      <w:r>
        <w:t xml:space="preserve">are ONLY accessible via the Password Vault. </w:t>
      </w:r>
    </w:p>
    <w:p w14:paraId="6A0E2235" w14:textId="3C97289D" w:rsidR="003037EF" w:rsidRDefault="003037EF" w:rsidP="00A73170">
      <w:pPr>
        <w:ind w:right="-330"/>
        <w:jc w:val="both"/>
      </w:pPr>
      <w:r>
        <w:t xml:space="preserve">Break-Glass procedures are here and must only be invoked during an emergency. Remember to document everything. </w:t>
      </w:r>
    </w:p>
    <w:p w14:paraId="0858A4ED" w14:textId="31097C52" w:rsidR="0097685A" w:rsidRPr="00A20892" w:rsidRDefault="0097685A" w:rsidP="00A20892">
      <w:pPr>
        <w:pStyle w:val="Heading2"/>
      </w:pPr>
      <w:bookmarkStart w:id="24" w:name="_Toc40964753"/>
      <w:r w:rsidRPr="00A20892">
        <w:t>Emergency &amp; Change Control</w:t>
      </w:r>
      <w:bookmarkEnd w:id="24"/>
    </w:p>
    <w:p w14:paraId="45F6BB73" w14:textId="6BABD6EF" w:rsidR="00A20892" w:rsidRDefault="0097685A" w:rsidP="00A20892">
      <w:pPr>
        <w:widowControl/>
        <w:pBdr>
          <w:top w:val="none" w:sz="0" w:space="0" w:color="auto"/>
          <w:left w:val="none" w:sz="0" w:space="0" w:color="auto"/>
          <w:bottom w:val="none" w:sz="0" w:space="0" w:color="auto"/>
          <w:right w:val="none" w:sz="0" w:space="0" w:color="auto"/>
          <w:between w:val="none" w:sz="0" w:space="0" w:color="auto"/>
        </w:pBdr>
        <w:spacing w:before="0" w:after="200"/>
        <w:ind w:right="0"/>
      </w:pPr>
      <w:r>
        <w:t xml:space="preserve">There are </w:t>
      </w:r>
      <w:r w:rsidR="003E2FDC">
        <w:t xml:space="preserve">established </w:t>
      </w:r>
      <w:r>
        <w:t>change control procedures</w:t>
      </w:r>
      <w:r w:rsidR="003E2FDC">
        <w:t xml:space="preserve"> for regular changes and for emergencies. If, during exceptional circumstances, where you are unable to follow the procedures, you must make an informed decision about your actions. Remember to document everything. An audio timeline of your decisions, the context and your actions</w:t>
      </w:r>
      <w:r w:rsidR="00B7108C">
        <w:t xml:space="preserve"> </w:t>
      </w:r>
      <w:r w:rsidR="00062D49">
        <w:t>are</w:t>
      </w:r>
      <w:r w:rsidR="003E2FDC">
        <w:t xml:space="preserve"> </w:t>
      </w:r>
      <w:r w:rsidR="00A20892">
        <w:t>acceptable.</w:t>
      </w:r>
    </w:p>
    <w:p w14:paraId="258211CE" w14:textId="7672459B" w:rsidR="00A20892" w:rsidRPr="00A20892" w:rsidRDefault="00A20892" w:rsidP="00A20892">
      <w:pPr>
        <w:pStyle w:val="Heading2"/>
      </w:pPr>
      <w:bookmarkStart w:id="25" w:name="_Toc40964754"/>
      <w:r>
        <w:t>Evidence, Forensics &amp; Timelines</w:t>
      </w:r>
      <w:bookmarkEnd w:id="25"/>
    </w:p>
    <w:p w14:paraId="70CF4EEB" w14:textId="77DC5C36" w:rsidR="0097685A" w:rsidRDefault="00A20892" w:rsidP="00A20892">
      <w:pPr>
        <w:widowControl/>
        <w:pBdr>
          <w:top w:val="none" w:sz="0" w:space="0" w:color="auto"/>
          <w:left w:val="none" w:sz="0" w:space="0" w:color="auto"/>
          <w:bottom w:val="none" w:sz="0" w:space="0" w:color="auto"/>
          <w:right w:val="none" w:sz="0" w:space="0" w:color="auto"/>
          <w:between w:val="none" w:sz="0" w:space="0" w:color="auto"/>
        </w:pBdr>
        <w:spacing w:before="0" w:after="200"/>
        <w:ind w:right="0"/>
      </w:pPr>
      <w:r>
        <w:t xml:space="preserve">It is mandatory for all those involved in all phases of an incident to ensure the collection and preservation of the integrity of the evidence. </w:t>
      </w:r>
    </w:p>
    <w:p w14:paraId="5BCA7030" w14:textId="554BCAC5" w:rsidR="00831228" w:rsidRDefault="00831228" w:rsidP="00831228">
      <w:pPr>
        <w:pStyle w:val="Heading2"/>
      </w:pPr>
      <w:bookmarkStart w:id="26" w:name="_Toc40964755"/>
      <w:r>
        <w:t>Own up</w:t>
      </w:r>
      <w:bookmarkEnd w:id="26"/>
    </w:p>
    <w:p w14:paraId="57AED8EF" w14:textId="0CF03559" w:rsidR="00831228" w:rsidRPr="00831228" w:rsidRDefault="00831228" w:rsidP="00A20892">
      <w:pPr>
        <w:widowControl/>
        <w:pBdr>
          <w:top w:val="none" w:sz="0" w:space="0" w:color="auto"/>
          <w:left w:val="none" w:sz="0" w:space="0" w:color="auto"/>
          <w:bottom w:val="none" w:sz="0" w:space="0" w:color="auto"/>
          <w:right w:val="none" w:sz="0" w:space="0" w:color="auto"/>
          <w:between w:val="none" w:sz="0" w:space="0" w:color="auto"/>
        </w:pBdr>
        <w:spacing w:before="0" w:after="200"/>
        <w:ind w:right="0"/>
        <w:rPr>
          <w:b/>
          <w:color w:val="23527C"/>
          <w:sz w:val="40"/>
          <w:szCs w:val="40"/>
        </w:rPr>
      </w:pPr>
      <w:r>
        <w:t>To err is human. If you make a mistake during or immediately after an incident it</w:t>
      </w:r>
      <w:r w:rsidR="00B7108C">
        <w:t>’</w:t>
      </w:r>
      <w:r>
        <w:t>s ok to admit</w:t>
      </w:r>
      <w:r w:rsidR="00B7108C">
        <w:t xml:space="preserve"> it</w:t>
      </w:r>
      <w:r>
        <w:t xml:space="preserve"> and own up to the action(s) immediately. </w:t>
      </w:r>
    </w:p>
    <w:p w14:paraId="3E422689" w14:textId="77777777" w:rsidR="00A20892" w:rsidRDefault="00A20892">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rPr>
          <w:b/>
          <w:color w:val="23527C"/>
          <w:sz w:val="40"/>
          <w:szCs w:val="40"/>
        </w:rPr>
      </w:pPr>
      <w:r>
        <w:br w:type="page"/>
      </w:r>
    </w:p>
    <w:p w14:paraId="09D31837" w14:textId="78004ACA" w:rsidR="004E615E" w:rsidRDefault="004E615E" w:rsidP="004E615E">
      <w:pPr>
        <w:pStyle w:val="Heading1"/>
      </w:pPr>
      <w:bookmarkStart w:id="27" w:name="_Toc40964756"/>
      <w:r>
        <w:lastRenderedPageBreak/>
        <w:t>How to Read</w:t>
      </w:r>
      <w:bookmarkEnd w:id="27"/>
    </w:p>
    <w:p w14:paraId="25570AB6" w14:textId="4B216A02" w:rsidR="00705ECC" w:rsidRDefault="00705ECC" w:rsidP="00705ECC">
      <w:r>
        <w:t>In summary</w:t>
      </w:r>
      <w:r w:rsidR="006B07A3">
        <w:t xml:space="preserve"> (refer also </w:t>
      </w:r>
      <w:r w:rsidR="00245193">
        <w:t xml:space="preserve">to </w:t>
      </w:r>
      <w:r w:rsidR="006B07A3">
        <w:t>the image)</w:t>
      </w:r>
      <w:r w:rsidR="00245193">
        <w:t>:</w:t>
      </w:r>
    </w:p>
    <w:p w14:paraId="4E320FB5" w14:textId="36AA2C6E" w:rsidR="00705ECC" w:rsidRDefault="00705ECC" w:rsidP="004E6EAA">
      <w:pPr>
        <w:pStyle w:val="ListParagraph"/>
        <w:numPr>
          <w:ilvl w:val="0"/>
          <w:numId w:val="21"/>
        </w:numPr>
        <w:ind w:left="567" w:hanging="283"/>
      </w:pPr>
      <w:r>
        <w:t xml:space="preserve">Read the Checklist in the </w:t>
      </w:r>
      <w:r w:rsidR="00B7108C">
        <w:t>‘</w:t>
      </w:r>
      <w:r>
        <w:t>At a Glance</w:t>
      </w:r>
      <w:r w:rsidR="00B7108C">
        <w:t>’</w:t>
      </w:r>
      <w:r>
        <w:t xml:space="preserve"> section.</w:t>
      </w:r>
    </w:p>
    <w:p w14:paraId="5FFB1A1C" w14:textId="5036A5AC" w:rsidR="00705ECC" w:rsidRDefault="00705ECC" w:rsidP="004E6EAA">
      <w:pPr>
        <w:pStyle w:val="ListParagraph"/>
        <w:numPr>
          <w:ilvl w:val="0"/>
          <w:numId w:val="21"/>
        </w:numPr>
        <w:ind w:left="567" w:hanging="283"/>
      </w:pPr>
      <w:r>
        <w:t>Ensure you know where the key documents are and that you have access to them.</w:t>
      </w:r>
    </w:p>
    <w:p w14:paraId="4AE8732E" w14:textId="36421D46" w:rsidR="00705ECC" w:rsidRDefault="00705ECC" w:rsidP="004E6EAA">
      <w:pPr>
        <w:pStyle w:val="ListParagraph"/>
        <w:numPr>
          <w:ilvl w:val="0"/>
          <w:numId w:val="21"/>
        </w:numPr>
        <w:ind w:left="567" w:hanging="283"/>
      </w:pPr>
      <w:r>
        <w:t>You should ensure you understand the Key Principles set out by the Executive.</w:t>
      </w:r>
    </w:p>
    <w:p w14:paraId="2169E704" w14:textId="5BE587B8" w:rsidR="00705ECC" w:rsidRDefault="00705ECC" w:rsidP="004E6EAA">
      <w:pPr>
        <w:pStyle w:val="ListParagraph"/>
        <w:numPr>
          <w:ilvl w:val="0"/>
          <w:numId w:val="21"/>
        </w:numPr>
        <w:ind w:left="567" w:hanging="283"/>
      </w:pPr>
      <w:r>
        <w:t xml:space="preserve">It's always very useful to know the key stakeholders and teams that are part of the incident response, incident management and the CRISIS management team. </w:t>
      </w:r>
    </w:p>
    <w:p w14:paraId="0F9478F6" w14:textId="06A45FF7" w:rsidR="00705ECC" w:rsidRDefault="00705ECC" w:rsidP="004E6EAA">
      <w:pPr>
        <w:pStyle w:val="ListParagraph"/>
        <w:numPr>
          <w:ilvl w:val="0"/>
          <w:numId w:val="21"/>
        </w:numPr>
        <w:ind w:left="567" w:hanging="283"/>
      </w:pPr>
      <w:r>
        <w:t>After this</w:t>
      </w:r>
      <w:r w:rsidR="006B07A3">
        <w:t>,</w:t>
      </w:r>
      <w:r>
        <w:t xml:space="preserve"> you need to figure out </w:t>
      </w:r>
      <w:r w:rsidR="00B31579">
        <w:t xml:space="preserve">the closest applicable scenario and invoke the playbook(s) for that scenario. </w:t>
      </w:r>
    </w:p>
    <w:p w14:paraId="6B024D9C" w14:textId="4CB10833" w:rsidR="001A03AF" w:rsidRPr="00705ECC" w:rsidRDefault="001A03AF" w:rsidP="004E6EAA">
      <w:pPr>
        <w:pStyle w:val="ListParagraph"/>
        <w:numPr>
          <w:ilvl w:val="0"/>
          <w:numId w:val="21"/>
        </w:numPr>
        <w:ind w:left="567" w:hanging="283"/>
      </w:pPr>
      <w:r>
        <w:t>Don't forget, record everything so you can create post-incident reports and timelines.</w:t>
      </w:r>
    </w:p>
    <w:p w14:paraId="659D8D15" w14:textId="77777777" w:rsidR="00962C6A" w:rsidRDefault="00DB4F1A" w:rsidP="00B31579">
      <w:r>
        <w:rPr>
          <w:noProof/>
        </w:rPr>
        <w:drawing>
          <wp:inline distT="0" distB="0" distL="0" distR="0" wp14:anchorId="21F8369F" wp14:editId="6EDE8EA1">
            <wp:extent cx="6359979" cy="3446884"/>
            <wp:effectExtent l="0" t="0" r="3175"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ber Inci - Copy of CIR Plan Template Document Structure (1).png"/>
                    <pic:cNvPicPr/>
                  </pic:nvPicPr>
                  <pic:blipFill rotWithShape="1">
                    <a:blip r:embed="rId20">
                      <a:extLst>
                        <a:ext uri="{28A0092B-C50C-407E-A947-70E740481C1C}">
                          <a14:useLocalDpi xmlns:a14="http://schemas.microsoft.com/office/drawing/2010/main" val="0"/>
                        </a:ext>
                      </a:extLst>
                    </a:blip>
                    <a:srcRect r="1691" b="2096"/>
                    <a:stretch/>
                  </pic:blipFill>
                  <pic:spPr bwMode="auto">
                    <a:xfrm>
                      <a:off x="0" y="0"/>
                      <a:ext cx="6378949" cy="3457165"/>
                    </a:xfrm>
                    <a:prstGeom prst="rect">
                      <a:avLst/>
                    </a:prstGeom>
                    <a:ln>
                      <a:noFill/>
                    </a:ln>
                    <a:extLst>
                      <a:ext uri="{53640926-AAD7-44D8-BBD7-CCE9431645EC}">
                        <a14:shadowObscured xmlns:a14="http://schemas.microsoft.com/office/drawing/2010/main"/>
                      </a:ext>
                    </a:extLst>
                  </pic:spPr>
                </pic:pic>
              </a:graphicData>
            </a:graphic>
          </wp:inline>
        </w:drawing>
      </w:r>
    </w:p>
    <w:p w14:paraId="20BF954A" w14:textId="77777777" w:rsidR="00962C6A" w:rsidRDefault="00962C6A">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br w:type="page"/>
      </w:r>
    </w:p>
    <w:p w14:paraId="0C5AAD30" w14:textId="0BE05D20" w:rsidR="00CC6785" w:rsidRDefault="00CC6785" w:rsidP="00CC6785">
      <w:pPr>
        <w:pStyle w:val="Heading2"/>
      </w:pPr>
      <w:bookmarkStart w:id="28" w:name="_Toc40964757"/>
      <w:r>
        <w:lastRenderedPageBreak/>
        <w:t>Accompanying Documents</w:t>
      </w:r>
      <w:bookmarkEnd w:id="28"/>
    </w:p>
    <w:p w14:paraId="2FB86737" w14:textId="2446CF1E" w:rsidR="00CC6785" w:rsidRDefault="00CC6785" w:rsidP="00CC6785">
      <w:r>
        <w:t xml:space="preserve">This table lists documents that are related to this document. Ensure you have access to them before an incident.  </w:t>
      </w:r>
    </w:p>
    <w:p w14:paraId="411018BA" w14:textId="77777777" w:rsidR="00CC6785" w:rsidRDefault="00CC6785" w:rsidP="00CC6785"/>
    <w:tbl>
      <w:tblPr>
        <w:tblStyle w:val="TableGrid"/>
        <w:tblW w:w="9918" w:type="dxa"/>
        <w:tblLook w:val="04A0" w:firstRow="1" w:lastRow="0" w:firstColumn="1" w:lastColumn="0" w:noHBand="0" w:noVBand="1"/>
      </w:tblPr>
      <w:tblGrid>
        <w:gridCol w:w="3005"/>
        <w:gridCol w:w="2093"/>
        <w:gridCol w:w="4820"/>
      </w:tblGrid>
      <w:tr w:rsidR="00CC6785" w14:paraId="232E84B6" w14:textId="77777777" w:rsidTr="00CC6785">
        <w:tc>
          <w:tcPr>
            <w:tcW w:w="3005" w:type="dxa"/>
            <w:shd w:val="clear" w:color="auto" w:fill="17396B"/>
          </w:tcPr>
          <w:p w14:paraId="5A0DF823" w14:textId="588A52F1" w:rsidR="00CC6785" w:rsidRDefault="00CC6785" w:rsidP="00CC6785">
            <w:pPr>
              <w:pBdr>
                <w:top w:val="none" w:sz="0" w:space="0" w:color="auto"/>
                <w:left w:val="none" w:sz="0" w:space="0" w:color="auto"/>
                <w:bottom w:val="none" w:sz="0" w:space="0" w:color="auto"/>
                <w:right w:val="none" w:sz="0" w:space="0" w:color="auto"/>
                <w:between w:val="none" w:sz="0" w:space="0" w:color="auto"/>
              </w:pBdr>
              <w:jc w:val="center"/>
            </w:pPr>
            <w:r>
              <w:t>Name of Document</w:t>
            </w:r>
          </w:p>
        </w:tc>
        <w:tc>
          <w:tcPr>
            <w:tcW w:w="2093" w:type="dxa"/>
            <w:shd w:val="clear" w:color="auto" w:fill="17396B"/>
          </w:tcPr>
          <w:p w14:paraId="64F52C35" w14:textId="29ECD24D" w:rsidR="00CC6785" w:rsidRDefault="00CC6785" w:rsidP="00CC6785">
            <w:pPr>
              <w:pBdr>
                <w:top w:val="none" w:sz="0" w:space="0" w:color="auto"/>
                <w:left w:val="none" w:sz="0" w:space="0" w:color="auto"/>
                <w:bottom w:val="none" w:sz="0" w:space="0" w:color="auto"/>
                <w:right w:val="none" w:sz="0" w:space="0" w:color="auto"/>
                <w:between w:val="none" w:sz="0" w:space="0" w:color="auto"/>
              </w:pBdr>
              <w:jc w:val="center"/>
            </w:pPr>
            <w:r>
              <w:t>Location</w:t>
            </w:r>
          </w:p>
        </w:tc>
        <w:tc>
          <w:tcPr>
            <w:tcW w:w="4820" w:type="dxa"/>
            <w:shd w:val="clear" w:color="auto" w:fill="17396B"/>
          </w:tcPr>
          <w:p w14:paraId="2CADD0C3" w14:textId="0EEE6769" w:rsidR="00CC6785" w:rsidRDefault="00CC6785" w:rsidP="00CC6785">
            <w:pPr>
              <w:pBdr>
                <w:top w:val="none" w:sz="0" w:space="0" w:color="auto"/>
                <w:left w:val="none" w:sz="0" w:space="0" w:color="auto"/>
                <w:bottom w:val="none" w:sz="0" w:space="0" w:color="auto"/>
                <w:right w:val="none" w:sz="0" w:space="0" w:color="auto"/>
                <w:between w:val="none" w:sz="0" w:space="0" w:color="auto"/>
              </w:pBdr>
              <w:jc w:val="center"/>
            </w:pPr>
            <w:r>
              <w:t>Notes</w:t>
            </w:r>
          </w:p>
        </w:tc>
      </w:tr>
      <w:tr w:rsidR="00CC6785" w14:paraId="3E4A9D28" w14:textId="77777777" w:rsidTr="00482B72">
        <w:tc>
          <w:tcPr>
            <w:tcW w:w="3005" w:type="dxa"/>
            <w:vAlign w:val="center"/>
          </w:tcPr>
          <w:p w14:paraId="4AA5F29D" w14:textId="674C74BA"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Playbook Repository</w:t>
            </w:r>
          </w:p>
        </w:tc>
        <w:tc>
          <w:tcPr>
            <w:tcW w:w="2093" w:type="dxa"/>
            <w:vAlign w:val="center"/>
          </w:tcPr>
          <w:p w14:paraId="5B594939" w14:textId="0E109E58"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Click here</w:t>
            </w:r>
          </w:p>
        </w:tc>
        <w:tc>
          <w:tcPr>
            <w:tcW w:w="4820" w:type="dxa"/>
            <w:vAlign w:val="center"/>
          </w:tcPr>
          <w:p w14:paraId="0B5B07E5" w14:textId="6548027A"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This should be the first place you look for playbooks.</w:t>
            </w:r>
            <w:r w:rsidR="00482B72">
              <w:t xml:space="preserve"> These playbooks should have contacts for 3rd parties and specialists retained for specific systems.</w:t>
            </w:r>
          </w:p>
        </w:tc>
      </w:tr>
      <w:tr w:rsidR="00CC6785" w14:paraId="6F43EB73" w14:textId="77777777" w:rsidTr="00482B72">
        <w:tc>
          <w:tcPr>
            <w:tcW w:w="3005" w:type="dxa"/>
            <w:vAlign w:val="center"/>
          </w:tcPr>
          <w:p w14:paraId="16AF7833" w14:textId="75FF4F95"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Stakeholders</w:t>
            </w:r>
          </w:p>
        </w:tc>
        <w:tc>
          <w:tcPr>
            <w:tcW w:w="2093" w:type="dxa"/>
            <w:vAlign w:val="center"/>
          </w:tcPr>
          <w:p w14:paraId="64A30821" w14:textId="398CD718"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Click here</w:t>
            </w:r>
            <w:commentRangeStart w:id="29"/>
            <w:r w:rsidR="001F57C4">
              <w:t>.</w:t>
            </w:r>
            <w:commentRangeEnd w:id="29"/>
            <w:r w:rsidR="001F57C4">
              <w:rPr>
                <w:rStyle w:val="CommentReference"/>
              </w:rPr>
              <w:commentReference w:id="29"/>
            </w:r>
          </w:p>
        </w:tc>
        <w:tc>
          <w:tcPr>
            <w:tcW w:w="4820" w:type="dxa"/>
            <w:vAlign w:val="center"/>
          </w:tcPr>
          <w:p w14:paraId="5D7BBE64" w14:textId="10EBA8C0" w:rsidR="00CC6785" w:rsidRDefault="00CC6785" w:rsidP="00482B72">
            <w:pPr>
              <w:pBdr>
                <w:top w:val="none" w:sz="0" w:space="0" w:color="auto"/>
                <w:left w:val="none" w:sz="0" w:space="0" w:color="auto"/>
                <w:bottom w:val="none" w:sz="0" w:space="0" w:color="auto"/>
                <w:right w:val="none" w:sz="0" w:space="0" w:color="auto"/>
                <w:between w:val="none" w:sz="0" w:space="0" w:color="auto"/>
              </w:pBdr>
            </w:pPr>
            <w:r>
              <w:t>All stakeholders and contact details are here.</w:t>
            </w:r>
          </w:p>
        </w:tc>
      </w:tr>
      <w:tr w:rsidR="00482B72" w14:paraId="72A1A9B4" w14:textId="77777777" w:rsidTr="00482B72">
        <w:tc>
          <w:tcPr>
            <w:tcW w:w="3005" w:type="dxa"/>
            <w:vAlign w:val="center"/>
          </w:tcPr>
          <w:p w14:paraId="09A493C3" w14:textId="3EEEBA31"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Crisis Management App</w:t>
            </w:r>
          </w:p>
        </w:tc>
        <w:tc>
          <w:tcPr>
            <w:tcW w:w="2093" w:type="dxa"/>
            <w:vAlign w:val="center"/>
          </w:tcPr>
          <w:p w14:paraId="09C553D8" w14:textId="6F9B6637"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 xml:space="preserve">Click here </w:t>
            </w:r>
          </w:p>
        </w:tc>
        <w:tc>
          <w:tcPr>
            <w:tcW w:w="4820" w:type="dxa"/>
            <w:vAlign w:val="center"/>
          </w:tcPr>
          <w:p w14:paraId="722E3B31" w14:textId="08CAB0F3"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 xml:space="preserve">If you have NOT already, ensure you download and install the CM-Alliance crisis management </w:t>
            </w:r>
            <w:commentRangeStart w:id="30"/>
            <w:r>
              <w:t>app</w:t>
            </w:r>
            <w:commentRangeEnd w:id="30"/>
            <w:r>
              <w:rPr>
                <w:rStyle w:val="CommentReference"/>
              </w:rPr>
              <w:commentReference w:id="30"/>
            </w:r>
            <w:r>
              <w:t>.</w:t>
            </w:r>
          </w:p>
        </w:tc>
      </w:tr>
      <w:tr w:rsidR="00482B72" w14:paraId="2FBD289D" w14:textId="77777777" w:rsidTr="00482B72">
        <w:tc>
          <w:tcPr>
            <w:tcW w:w="3005" w:type="dxa"/>
            <w:vAlign w:val="center"/>
          </w:tcPr>
          <w:p w14:paraId="4FBFABFA" w14:textId="19F35234"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Forensics</w:t>
            </w:r>
            <w:r w:rsidR="00A43304">
              <w:t>, Privileged Users &amp; Other policies</w:t>
            </w:r>
          </w:p>
        </w:tc>
        <w:tc>
          <w:tcPr>
            <w:tcW w:w="2093" w:type="dxa"/>
            <w:vAlign w:val="center"/>
          </w:tcPr>
          <w:p w14:paraId="073571B0" w14:textId="420040DE"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Click here</w:t>
            </w:r>
          </w:p>
        </w:tc>
        <w:tc>
          <w:tcPr>
            <w:tcW w:w="4820" w:type="dxa"/>
            <w:vAlign w:val="center"/>
          </w:tcPr>
          <w:p w14:paraId="28571494" w14:textId="6D3CDD02" w:rsidR="00482B72" w:rsidRDefault="00A43304" w:rsidP="00482B72">
            <w:pPr>
              <w:pBdr>
                <w:top w:val="none" w:sz="0" w:space="0" w:color="auto"/>
                <w:left w:val="none" w:sz="0" w:space="0" w:color="auto"/>
                <w:bottom w:val="none" w:sz="0" w:space="0" w:color="auto"/>
                <w:right w:val="none" w:sz="0" w:space="0" w:color="auto"/>
                <w:between w:val="none" w:sz="0" w:space="0" w:color="auto"/>
              </w:pBdr>
            </w:pPr>
            <w:r>
              <w:t>Repository of the latest &amp; approved policies.</w:t>
            </w:r>
          </w:p>
        </w:tc>
      </w:tr>
      <w:tr w:rsidR="00482B72" w14:paraId="7D149C7D" w14:textId="77777777" w:rsidTr="00482B72">
        <w:tc>
          <w:tcPr>
            <w:tcW w:w="3005" w:type="dxa"/>
            <w:vAlign w:val="center"/>
          </w:tcPr>
          <w:p w14:paraId="35411939" w14:textId="663DA47E"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BREAK Glass</w:t>
            </w:r>
          </w:p>
        </w:tc>
        <w:tc>
          <w:tcPr>
            <w:tcW w:w="2093" w:type="dxa"/>
            <w:vAlign w:val="center"/>
          </w:tcPr>
          <w:p w14:paraId="1D716CBC" w14:textId="62B3D8DA"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Click here</w:t>
            </w:r>
          </w:p>
        </w:tc>
        <w:tc>
          <w:tcPr>
            <w:tcW w:w="4820" w:type="dxa"/>
            <w:vAlign w:val="center"/>
          </w:tcPr>
          <w:p w14:paraId="236537A6" w14:textId="70A11843"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Important: This procedure should ONLY be implemented in the most critical and exceptional cases</w:t>
            </w:r>
            <w:commentRangeStart w:id="31"/>
            <w:r w:rsidR="00A43304">
              <w:t xml:space="preserve">. </w:t>
            </w:r>
            <w:commentRangeEnd w:id="31"/>
            <w:r w:rsidR="001C7DC0">
              <w:rPr>
                <w:rStyle w:val="CommentReference"/>
              </w:rPr>
              <w:commentReference w:id="31"/>
            </w:r>
          </w:p>
        </w:tc>
      </w:tr>
      <w:tr w:rsidR="00482B72" w14:paraId="679C8748" w14:textId="77777777" w:rsidTr="00482B72">
        <w:tc>
          <w:tcPr>
            <w:tcW w:w="3005" w:type="dxa"/>
            <w:vAlign w:val="center"/>
          </w:tcPr>
          <w:p w14:paraId="0F4A05D9" w14:textId="729E7582"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Critical Systems</w:t>
            </w:r>
          </w:p>
        </w:tc>
        <w:tc>
          <w:tcPr>
            <w:tcW w:w="2093" w:type="dxa"/>
            <w:vAlign w:val="center"/>
          </w:tcPr>
          <w:p w14:paraId="25CF197F" w14:textId="6B8EE26E"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Click here</w:t>
            </w:r>
          </w:p>
        </w:tc>
        <w:tc>
          <w:tcPr>
            <w:tcW w:w="4820" w:type="dxa"/>
            <w:vAlign w:val="center"/>
          </w:tcPr>
          <w:p w14:paraId="1511D171" w14:textId="356C295D" w:rsidR="00482B72" w:rsidRDefault="00482B72" w:rsidP="00482B72">
            <w:pPr>
              <w:pBdr>
                <w:top w:val="none" w:sz="0" w:space="0" w:color="auto"/>
                <w:left w:val="none" w:sz="0" w:space="0" w:color="auto"/>
                <w:bottom w:val="none" w:sz="0" w:space="0" w:color="auto"/>
                <w:right w:val="none" w:sz="0" w:space="0" w:color="auto"/>
                <w:between w:val="none" w:sz="0" w:space="0" w:color="auto"/>
              </w:pBdr>
            </w:pPr>
            <w:r>
              <w:t xml:space="preserve">This link takes you to details of the critical systems their owners and other critical information about them. </w:t>
            </w:r>
          </w:p>
        </w:tc>
      </w:tr>
    </w:tbl>
    <w:p w14:paraId="35EB5BF7" w14:textId="5DA22027" w:rsidR="004E615E" w:rsidRPr="00B31579" w:rsidRDefault="004E615E" w:rsidP="00CC6785">
      <w:r>
        <w:br w:type="page"/>
      </w:r>
    </w:p>
    <w:p w14:paraId="1199B0F0" w14:textId="7EEF1AFD" w:rsidR="00ED0710" w:rsidRDefault="00ED0710" w:rsidP="006B07A3">
      <w:pPr>
        <w:pStyle w:val="Heading1"/>
        <w:spacing w:before="120"/>
        <w:ind w:right="108"/>
      </w:pPr>
      <w:bookmarkStart w:id="32" w:name="_Toc40964758"/>
      <w:r>
        <w:lastRenderedPageBreak/>
        <w:t>Key Principles</w:t>
      </w:r>
      <w:bookmarkEnd w:id="32"/>
    </w:p>
    <w:p w14:paraId="75A700DE" w14:textId="16881A56" w:rsidR="00ED0710" w:rsidRDefault="00ED0710" w:rsidP="006F6365">
      <w:r>
        <w:t xml:space="preserve">At {Cyber Management Alliance Ltd} the following are executive </w:t>
      </w:r>
      <w:commentRangeStart w:id="33"/>
      <w:r>
        <w:t xml:space="preserve">mandates </w:t>
      </w:r>
      <w:commentRangeEnd w:id="33"/>
      <w:r w:rsidR="006F6365">
        <w:rPr>
          <w:rStyle w:val="CommentReference"/>
        </w:rPr>
        <w:commentReference w:id="33"/>
      </w:r>
      <w:r>
        <w:t xml:space="preserve">that must be </w:t>
      </w:r>
      <w:commentRangeStart w:id="34"/>
      <w:r>
        <w:t>followed</w:t>
      </w:r>
      <w:commentRangeEnd w:id="34"/>
      <w:r w:rsidR="00AC2C67">
        <w:rPr>
          <w:rStyle w:val="CommentReference"/>
        </w:rPr>
        <w:commentReference w:id="34"/>
      </w:r>
    </w:p>
    <w:p w14:paraId="3DA037AD" w14:textId="7F52D18D" w:rsidR="00AC2C67" w:rsidRDefault="00ED0710" w:rsidP="00A43304">
      <w:pPr>
        <w:pStyle w:val="ListParagraph"/>
        <w:numPr>
          <w:ilvl w:val="0"/>
          <w:numId w:val="20"/>
        </w:numPr>
        <w:spacing w:after="240" w:line="360" w:lineRule="auto"/>
        <w:ind w:left="714" w:right="-613" w:hanging="357"/>
      </w:pPr>
      <w:r w:rsidRPr="00AC2C67">
        <w:rPr>
          <w:b/>
          <w:bCs/>
        </w:rPr>
        <w:t>Forensics &amp; Evidence Integrity:</w:t>
      </w:r>
      <w:r w:rsidR="00AC2C67">
        <w:t xml:space="preserve"> You MUST store and protect from ANY change (authorised or unauthorised), all evidence before, during and after an incident. Tampering with evidence is illegal and a serious breach of your employment contract.</w:t>
      </w:r>
    </w:p>
    <w:p w14:paraId="2ECA573E" w14:textId="473C9368" w:rsidR="00AC2C67" w:rsidRDefault="00AC2C67" w:rsidP="00A43304">
      <w:pPr>
        <w:pStyle w:val="ListParagraph"/>
        <w:numPr>
          <w:ilvl w:val="0"/>
          <w:numId w:val="20"/>
        </w:numPr>
        <w:spacing w:after="240" w:line="360" w:lineRule="auto"/>
        <w:ind w:left="714" w:right="-613" w:hanging="357"/>
      </w:pPr>
      <w:r w:rsidRPr="00AC2C67">
        <w:rPr>
          <w:b/>
          <w:bCs/>
        </w:rPr>
        <w:t>Transparency</w:t>
      </w:r>
      <w:r>
        <w:t>: As an organisation we MUST maintain maximum transparency with our clients, regulators and staff. To do this</w:t>
      </w:r>
      <w:r w:rsidR="00B7108C">
        <w:t>,</w:t>
      </w:r>
      <w:r>
        <w:t xml:space="preserve"> we must be able to rely fully on the </w:t>
      </w:r>
      <w:r w:rsidR="001A03AF">
        <w:t xml:space="preserve">audit trail the </w:t>
      </w:r>
      <w:r>
        <w:t xml:space="preserve">log </w:t>
      </w:r>
      <w:r w:rsidR="001A03AF">
        <w:t>data we are collecting</w:t>
      </w:r>
      <w:r>
        <w:t>.</w:t>
      </w:r>
    </w:p>
    <w:p w14:paraId="12B2C0C7" w14:textId="71EC3026" w:rsidR="00AC2C67" w:rsidRDefault="00AC2C67" w:rsidP="00A43304">
      <w:pPr>
        <w:pStyle w:val="ListParagraph"/>
        <w:numPr>
          <w:ilvl w:val="0"/>
          <w:numId w:val="20"/>
        </w:numPr>
        <w:spacing w:after="240" w:line="360" w:lineRule="auto"/>
        <w:ind w:left="714" w:right="-613" w:hanging="357"/>
      </w:pPr>
      <w:r w:rsidRPr="00AC2C67">
        <w:rPr>
          <w:b/>
          <w:bCs/>
        </w:rPr>
        <w:t>Breach Notification:</w:t>
      </w:r>
      <w:r>
        <w:t xml:space="preserve"> You must NOT </w:t>
      </w:r>
      <w:r w:rsidR="00A43304">
        <w:t>label</w:t>
      </w:r>
      <w:r>
        <w:t xml:space="preserve"> any event</w:t>
      </w:r>
      <w:r w:rsidR="00A43304">
        <w:t>/incident</w:t>
      </w:r>
      <w:r>
        <w:t xml:space="preserve"> a data</w:t>
      </w:r>
      <w:r w:rsidR="00A67AC8">
        <w:t xml:space="preserve"> </w:t>
      </w:r>
      <w:r>
        <w:t xml:space="preserve">breach until you have all the available evidence and </w:t>
      </w:r>
      <w:r w:rsidR="00A43304">
        <w:t>facts.</w:t>
      </w:r>
    </w:p>
    <w:p w14:paraId="103D5AC2" w14:textId="1CCDB097" w:rsidR="006F6365" w:rsidRDefault="006F6365" w:rsidP="00A43304">
      <w:pPr>
        <w:pStyle w:val="ListParagraph"/>
        <w:numPr>
          <w:ilvl w:val="0"/>
          <w:numId w:val="20"/>
        </w:numPr>
        <w:spacing w:after="240" w:line="360" w:lineRule="auto"/>
        <w:ind w:left="714" w:right="-613" w:hanging="357"/>
      </w:pPr>
      <w:r w:rsidRPr="006F6365">
        <w:rPr>
          <w:b/>
          <w:bCs/>
        </w:rPr>
        <w:t>Need</w:t>
      </w:r>
      <w:r>
        <w:t xml:space="preserve"> </w:t>
      </w:r>
      <w:r w:rsidRPr="00A67AC8">
        <w:rPr>
          <w:b/>
          <w:bCs/>
        </w:rPr>
        <w:t>to</w:t>
      </w:r>
      <w:r>
        <w:t xml:space="preserve"> </w:t>
      </w:r>
      <w:r w:rsidRPr="006F6365">
        <w:rPr>
          <w:b/>
          <w:bCs/>
        </w:rPr>
        <w:t>Know</w:t>
      </w:r>
      <w:r>
        <w:t>: Until you are told otherwise, you MUST use the company approved Crisis Management App for Crisis related activities</w:t>
      </w:r>
      <w:r w:rsidR="00A43304">
        <w:t xml:space="preserve"> (comms, chat, etc)</w:t>
      </w:r>
    </w:p>
    <w:p w14:paraId="2066BE72" w14:textId="69AA4C4F" w:rsidR="0015490B" w:rsidRDefault="0015490B" w:rsidP="00A43304">
      <w:pPr>
        <w:pStyle w:val="ListParagraph"/>
        <w:numPr>
          <w:ilvl w:val="0"/>
          <w:numId w:val="20"/>
        </w:numPr>
        <w:spacing w:after="240" w:line="360" w:lineRule="auto"/>
        <w:ind w:left="714" w:right="-613" w:hanging="357"/>
      </w:pPr>
      <w:r w:rsidRPr="0015490B">
        <w:rPr>
          <w:b/>
          <w:bCs/>
        </w:rPr>
        <w:t>Privacy</w:t>
      </w:r>
      <w:r>
        <w:t xml:space="preserve">: Maintaining the Privacy of Staff and our Customers is of utmost importance and we MUST do everything to ensure we </w:t>
      </w:r>
      <w:r w:rsidR="00A43304">
        <w:t>do</w:t>
      </w:r>
      <w:r>
        <w:t xml:space="preserve"> NOT impact our data subjects as a result of our actions during and after an incident. </w:t>
      </w:r>
    </w:p>
    <w:p w14:paraId="12B2DF19" w14:textId="087E5AF5" w:rsidR="0015490B" w:rsidRDefault="0015490B" w:rsidP="00A43304">
      <w:pPr>
        <w:pStyle w:val="ListParagraph"/>
        <w:numPr>
          <w:ilvl w:val="0"/>
          <w:numId w:val="20"/>
        </w:numPr>
        <w:spacing w:after="240" w:line="360" w:lineRule="auto"/>
        <w:ind w:left="714" w:right="-613" w:hanging="357"/>
      </w:pPr>
      <w:r w:rsidRPr="0015490B">
        <w:rPr>
          <w:b/>
          <w:bCs/>
        </w:rPr>
        <w:t>Business</w:t>
      </w:r>
      <w:r>
        <w:t xml:space="preserve"> </w:t>
      </w:r>
      <w:r w:rsidRPr="0015490B">
        <w:rPr>
          <w:b/>
          <w:bCs/>
        </w:rPr>
        <w:t>Operations</w:t>
      </w:r>
      <w:r>
        <w:t>: To ensure the business remains profitable</w:t>
      </w:r>
      <w:r w:rsidR="00A67AC8">
        <w:t>,</w:t>
      </w:r>
      <w:r>
        <w:t xml:space="preserve"> we must ensure ZERO to Minimal disruption during and after an incident. </w:t>
      </w:r>
    </w:p>
    <w:p w14:paraId="58036316" w14:textId="60F87C77" w:rsidR="0015490B" w:rsidRDefault="0015490B" w:rsidP="00A43304">
      <w:pPr>
        <w:pStyle w:val="ListParagraph"/>
        <w:numPr>
          <w:ilvl w:val="0"/>
          <w:numId w:val="20"/>
        </w:numPr>
        <w:spacing w:after="240" w:line="360" w:lineRule="auto"/>
        <w:ind w:left="714" w:right="-613" w:hanging="357"/>
      </w:pPr>
      <w:r w:rsidRPr="0015490B">
        <w:rPr>
          <w:b/>
          <w:bCs/>
        </w:rPr>
        <w:t>Health</w:t>
      </w:r>
      <w:r>
        <w:t xml:space="preserve"> </w:t>
      </w:r>
      <w:r w:rsidRPr="00A67AC8">
        <w:rPr>
          <w:b/>
          <w:bCs/>
        </w:rPr>
        <w:t>&amp;</w:t>
      </w:r>
      <w:r>
        <w:t xml:space="preserve"> </w:t>
      </w:r>
      <w:r w:rsidRPr="0015490B">
        <w:rPr>
          <w:b/>
          <w:bCs/>
        </w:rPr>
        <w:t>Safety</w:t>
      </w:r>
      <w:r>
        <w:t>: Our staff are our most important asset. We must ensure we protect our staff's mental and general health</w:t>
      </w:r>
      <w:r w:rsidR="00A43304">
        <w:t xml:space="preserve">. Especially relevant during and after a cyber-attack. </w:t>
      </w:r>
    </w:p>
    <w:p w14:paraId="78B9AD73" w14:textId="1609DEBF" w:rsidR="00482B72" w:rsidRDefault="00BA7D3E" w:rsidP="00A43304">
      <w:pPr>
        <w:pStyle w:val="ListParagraph"/>
        <w:numPr>
          <w:ilvl w:val="0"/>
          <w:numId w:val="20"/>
        </w:numPr>
        <w:spacing w:after="240"/>
        <w:ind w:right="-613"/>
      </w:pPr>
      <w:r w:rsidRPr="00482B72">
        <w:rPr>
          <w:b/>
          <w:bCs/>
        </w:rPr>
        <w:t>Cyber</w:t>
      </w:r>
      <w:r w:rsidRPr="004E615E">
        <w:t xml:space="preserve"> </w:t>
      </w:r>
      <w:r w:rsidRPr="00482B72">
        <w:rPr>
          <w:b/>
          <w:bCs/>
        </w:rPr>
        <w:t>Resilience</w:t>
      </w:r>
      <w:r w:rsidRPr="004E615E">
        <w:t>: We</w:t>
      </w:r>
      <w:r w:rsidR="004E615E" w:rsidRPr="004E615E">
        <w:t xml:space="preserve"> expect maximum protection from cyber-attacks.</w:t>
      </w:r>
      <w:r w:rsidR="004E615E">
        <w:t xml:space="preserve"> However, we understand that 100% security is NOT possible. We must strive for rapid detection and rapid response. </w:t>
      </w:r>
    </w:p>
    <w:p w14:paraId="7BC4DD73" w14:textId="4CC53551" w:rsidR="006F6365" w:rsidRDefault="00482B72" w:rsidP="00A43304">
      <w:pPr>
        <w:pStyle w:val="ListParagraph"/>
        <w:numPr>
          <w:ilvl w:val="0"/>
          <w:numId w:val="20"/>
        </w:numPr>
        <w:spacing w:after="240"/>
        <w:ind w:right="-613"/>
      </w:pPr>
      <w:r w:rsidRPr="00482B72">
        <w:rPr>
          <w:b/>
          <w:bCs/>
        </w:rPr>
        <w:t>Physical</w:t>
      </w:r>
      <w:r>
        <w:t xml:space="preserve"> </w:t>
      </w:r>
      <w:r w:rsidRPr="00482B72">
        <w:rPr>
          <w:b/>
          <w:bCs/>
        </w:rPr>
        <w:t>Copies</w:t>
      </w:r>
      <w:r>
        <w:t xml:space="preserve">: Ensure you print and keep a copy of this plan, the contact details and other key documents. You </w:t>
      </w:r>
      <w:r w:rsidRPr="00A43304">
        <w:rPr>
          <w:b/>
          <w:bCs/>
        </w:rPr>
        <w:t>must safely secure these</w:t>
      </w:r>
      <w:r>
        <w:t xml:space="preserve"> documents. Do not carry these printed documents around. </w:t>
      </w:r>
      <w:r w:rsidR="006F6365">
        <w:br w:type="page"/>
      </w:r>
    </w:p>
    <w:p w14:paraId="698FCD57" w14:textId="45C782C3" w:rsidR="0015490B" w:rsidRDefault="006B07A3" w:rsidP="0015490B">
      <w:pPr>
        <w:pStyle w:val="Heading1"/>
      </w:pPr>
      <w:bookmarkStart w:id="35" w:name="_Toc40964759"/>
      <w:r>
        <w:lastRenderedPageBreak/>
        <w:t>Critical Apps &amp; Systems</w:t>
      </w:r>
      <w:bookmarkEnd w:id="35"/>
    </w:p>
    <w:p w14:paraId="5C5096B6" w14:textId="2972BE67" w:rsidR="00ED0710" w:rsidRDefault="003037EF" w:rsidP="00ED0710">
      <w:commentRangeStart w:id="36"/>
      <w:r>
        <w:t>This</w:t>
      </w:r>
      <w:commentRangeEnd w:id="36"/>
      <w:r w:rsidR="00025A30">
        <w:rPr>
          <w:rStyle w:val="CommentReference"/>
        </w:rPr>
        <w:commentReference w:id="36"/>
      </w:r>
      <w:r>
        <w:t xml:space="preserve"> list is regularly updated, and MAY not include all the critical systems. Always ask if you are not sure. </w:t>
      </w:r>
    </w:p>
    <w:p w14:paraId="31FF3ED9" w14:textId="22AF70D8" w:rsidR="003037EF" w:rsidRDefault="003037EF" w:rsidP="003037EF">
      <w:pPr>
        <w:pStyle w:val="ListParagraph"/>
        <w:numPr>
          <w:ilvl w:val="0"/>
          <w:numId w:val="22"/>
        </w:numPr>
      </w:pPr>
      <w:r>
        <w:t xml:space="preserve">HR system and Database </w:t>
      </w:r>
    </w:p>
    <w:p w14:paraId="046EC54F" w14:textId="5C1371C6" w:rsidR="003037EF" w:rsidRDefault="003037EF" w:rsidP="003037EF">
      <w:pPr>
        <w:pStyle w:val="ListParagraph"/>
        <w:numPr>
          <w:ilvl w:val="0"/>
          <w:numId w:val="22"/>
        </w:numPr>
      </w:pPr>
      <w:r>
        <w:t>Core CRM system hosted in the Cloud.</w:t>
      </w:r>
    </w:p>
    <w:p w14:paraId="7100A20D" w14:textId="76C92774" w:rsidR="0097685A" w:rsidRDefault="0097685A" w:rsidP="003037EF">
      <w:pPr>
        <w:pStyle w:val="ListParagraph"/>
        <w:numPr>
          <w:ilvl w:val="0"/>
          <w:numId w:val="22"/>
        </w:numPr>
      </w:pPr>
      <w:r>
        <w:t>Database ABC</w:t>
      </w:r>
    </w:p>
    <w:p w14:paraId="3B0BC176" w14:textId="0F3C382C" w:rsidR="00025A30" w:rsidRDefault="0097685A" w:rsidP="00025A30">
      <w:pPr>
        <w:pStyle w:val="ListParagraph"/>
        <w:numPr>
          <w:ilvl w:val="0"/>
          <w:numId w:val="22"/>
        </w:numPr>
      </w:pPr>
      <w:r>
        <w:t>Core RJA system</w:t>
      </w:r>
    </w:p>
    <w:p w14:paraId="48DA9970" w14:textId="3688F4D5" w:rsidR="00135987" w:rsidRDefault="00135987" w:rsidP="00025A30">
      <w:r>
        <w:t>To access details of the critical systems, their owners a</w:t>
      </w:r>
      <w:r w:rsidR="00A43304">
        <w:t xml:space="preserve">nd more, see the accompanying documents section. </w:t>
      </w:r>
    </w:p>
    <w:p w14:paraId="3D67E55F" w14:textId="4B496CDE" w:rsidR="007F1A35" w:rsidRDefault="007F1A35" w:rsidP="007F1A35">
      <w:pPr>
        <w:pStyle w:val="Heading1"/>
      </w:pPr>
      <w:bookmarkStart w:id="37" w:name="_Toc40964760"/>
      <w:r>
        <w:t>Communications</w:t>
      </w:r>
      <w:bookmarkEnd w:id="37"/>
    </w:p>
    <w:p w14:paraId="72B8FA51" w14:textId="09863FD8" w:rsidR="007F1A35" w:rsidRDefault="007F1A35" w:rsidP="007F1A35">
      <w:r>
        <w:t xml:space="preserve">All internal and external communications MUST be approved by the </w:t>
      </w:r>
      <w:r w:rsidR="00A43304">
        <w:t>{</w:t>
      </w:r>
      <w:r>
        <w:t>Corporate</w:t>
      </w:r>
      <w:r w:rsidR="00A43304">
        <w:t xml:space="preserve"> </w:t>
      </w:r>
      <w:r>
        <w:t xml:space="preserve">PR department.} They are contactable by email and 24x7 by phone </w:t>
      </w:r>
      <w:r w:rsidR="00A43304">
        <w:t>{</w:t>
      </w:r>
      <w:r>
        <w:t>+44 208 123 4568</w:t>
      </w:r>
      <w:r w:rsidR="00A43304">
        <w:t>}</w:t>
      </w:r>
      <w:r w:rsidR="00245193">
        <w:t>.</w:t>
      </w:r>
      <w:r>
        <w:t xml:space="preserve"> Only use this phone if you need </w:t>
      </w:r>
      <w:r w:rsidR="00A43304">
        <w:t xml:space="preserve">immediate and </w:t>
      </w:r>
      <w:r>
        <w:t xml:space="preserve">URGENT </w:t>
      </w:r>
      <w:r w:rsidR="00A43304">
        <w:t>assistance and permission</w:t>
      </w:r>
      <w:r>
        <w:t>.</w:t>
      </w:r>
    </w:p>
    <w:p w14:paraId="6F0403C2" w14:textId="7A27E85B" w:rsidR="007F1A35" w:rsidRDefault="007F1A35" w:rsidP="007F1A35">
      <w:r w:rsidRPr="007F1A35">
        <w:rPr>
          <w:b/>
          <w:bCs/>
        </w:rPr>
        <w:t>Templates</w:t>
      </w:r>
      <w:r>
        <w:t>: Most scenarios have a communications template that you can use. It makes it easier if you review the template, fill it in and then engage the {PR department.}</w:t>
      </w:r>
    </w:p>
    <w:p w14:paraId="16B00735" w14:textId="77777777" w:rsidR="00CE75DD" w:rsidRDefault="00CE75DD" w:rsidP="00CE75DD"/>
    <w:p w14:paraId="4867A95D" w14:textId="77777777" w:rsidR="008F62EC" w:rsidRDefault="008F62EC">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rPr>
          <w:b/>
          <w:color w:val="23527C"/>
          <w:sz w:val="40"/>
          <w:szCs w:val="40"/>
        </w:rPr>
      </w:pPr>
      <w:r>
        <w:br w:type="page"/>
      </w:r>
    </w:p>
    <w:p w14:paraId="18D6EA02" w14:textId="046EEAC3" w:rsidR="00CE75DD" w:rsidRDefault="001A03AF" w:rsidP="00CE75DD">
      <w:pPr>
        <w:pStyle w:val="Heading1"/>
      </w:pPr>
      <w:bookmarkStart w:id="38" w:name="_Toc40964761"/>
      <w:r>
        <w:lastRenderedPageBreak/>
        <w:t xml:space="preserve">Teams &amp; </w:t>
      </w:r>
      <w:r w:rsidR="00CE75DD">
        <w:t>Stakeholders</w:t>
      </w:r>
      <w:bookmarkEnd w:id="38"/>
    </w:p>
    <w:p w14:paraId="78E815E8" w14:textId="31583641" w:rsidR="00F57FEB" w:rsidRDefault="00F57FEB" w:rsidP="00F57FEB">
      <w:r>
        <w:t xml:space="preserve">There are </w:t>
      </w:r>
      <w:r w:rsidR="00C06DA0">
        <w:t>5</w:t>
      </w:r>
      <w:r>
        <w:t xml:space="preserve"> </w:t>
      </w:r>
      <w:r w:rsidR="00A43304">
        <w:t xml:space="preserve">key teams </w:t>
      </w:r>
      <w:r w:rsidR="008F62EC">
        <w:t xml:space="preserve">listed below. </w:t>
      </w:r>
    </w:p>
    <w:p w14:paraId="6B506062" w14:textId="06DAC270" w:rsidR="00F57FEB" w:rsidRDefault="00F57FEB" w:rsidP="000E1787">
      <w:pPr>
        <w:pStyle w:val="ListParagraph"/>
        <w:numPr>
          <w:ilvl w:val="0"/>
          <w:numId w:val="24"/>
        </w:numPr>
        <w:ind w:left="567" w:hanging="283"/>
      </w:pPr>
      <w:r>
        <w:t xml:space="preserve">The Response Team: The CSIRT Team or the Cybersecurity Incident Response Team is responsible for a range of tasks including but not limited to fix, reconfigure, rebuild and restore. </w:t>
      </w:r>
    </w:p>
    <w:p w14:paraId="1161EBC0" w14:textId="3F013077" w:rsidR="00F57FEB" w:rsidRDefault="00F57FEB" w:rsidP="000E1787">
      <w:pPr>
        <w:pStyle w:val="ListParagraph"/>
        <w:numPr>
          <w:ilvl w:val="0"/>
          <w:numId w:val="24"/>
        </w:numPr>
        <w:ind w:left="567" w:hanging="283"/>
      </w:pPr>
      <w:commentRangeStart w:id="39"/>
      <w:r>
        <w:t>The</w:t>
      </w:r>
      <w:r w:rsidR="008F62EC">
        <w:t xml:space="preserve"> Cyber</w:t>
      </w:r>
      <w:r>
        <w:t xml:space="preserve"> </w:t>
      </w:r>
      <w:commentRangeEnd w:id="39"/>
      <w:r>
        <w:rPr>
          <w:rStyle w:val="CommentReference"/>
        </w:rPr>
        <w:commentReference w:id="39"/>
      </w:r>
      <w:r>
        <w:t>Incident Management Team: The Cyber Incident Management team is a smaller group of stakeholders that oversee</w:t>
      </w:r>
      <w:r w:rsidR="00A67AC8">
        <w:t>s</w:t>
      </w:r>
      <w:r>
        <w:t xml:space="preserve"> the management of all cyber incidents. </w:t>
      </w:r>
    </w:p>
    <w:p w14:paraId="30ACE049" w14:textId="4049EF9C" w:rsidR="008F62EC" w:rsidRDefault="008F62EC" w:rsidP="000E1787">
      <w:pPr>
        <w:pStyle w:val="ListParagraph"/>
        <w:numPr>
          <w:ilvl w:val="0"/>
          <w:numId w:val="24"/>
        </w:numPr>
        <w:ind w:left="567" w:hanging="283"/>
      </w:pPr>
      <w:commentRangeStart w:id="40"/>
      <w:r>
        <w:t xml:space="preserve">The </w:t>
      </w:r>
      <w:commentRangeEnd w:id="40"/>
      <w:r w:rsidR="001A03AF">
        <w:rPr>
          <w:rStyle w:val="CommentReference"/>
        </w:rPr>
        <w:commentReference w:id="40"/>
      </w:r>
      <w:r>
        <w:t xml:space="preserve">Crisis Management Team: Only revoked during a crisis (should be kept informed of major incidents) this team will have a representative from the Cyber Incident Management team. </w:t>
      </w:r>
    </w:p>
    <w:p w14:paraId="3FE72EE7" w14:textId="77C599E1" w:rsidR="00B83E1A" w:rsidRDefault="008F62EC" w:rsidP="000E1787">
      <w:pPr>
        <w:pStyle w:val="ListParagraph"/>
        <w:numPr>
          <w:ilvl w:val="0"/>
          <w:numId w:val="24"/>
        </w:numPr>
        <w:ind w:left="567" w:hanging="283"/>
      </w:pPr>
      <w:r>
        <w:t xml:space="preserve">Product &amp; System Owners: Each of our products and critical systems has their own owners. These </w:t>
      </w:r>
      <w:r w:rsidR="00A57F89">
        <w:t>resources know their systems and products and are best placed to advice on business impact.</w:t>
      </w:r>
    </w:p>
    <w:p w14:paraId="72AD3A2B" w14:textId="180E2E23" w:rsidR="00C06DA0" w:rsidRDefault="00C06DA0" w:rsidP="00962C6A">
      <w:pPr>
        <w:pStyle w:val="ListParagraph"/>
        <w:numPr>
          <w:ilvl w:val="0"/>
          <w:numId w:val="24"/>
        </w:numPr>
        <w:ind w:left="567" w:right="-472" w:hanging="283"/>
      </w:pPr>
      <w:r>
        <w:t>Third Parties, Vendors &amp; Partners</w:t>
      </w:r>
      <w:r w:rsidR="00962C6A">
        <w:t>:</w:t>
      </w:r>
      <w:r>
        <w:t xml:space="preserve"> Ensure you check for retained specialists during the incident. </w:t>
      </w:r>
      <w:r w:rsidR="00962C6A">
        <w:t>Reach out to specific vendors where necessary.</w:t>
      </w:r>
    </w:p>
    <w:p w14:paraId="7F168E2F" w14:textId="239E5695" w:rsidR="008F62EC" w:rsidRPr="00193DEE" w:rsidRDefault="008F62EC" w:rsidP="00401B67">
      <w:pPr>
        <w:ind w:left="142"/>
        <w:jc w:val="both"/>
        <w:rPr>
          <w:u w:val="single"/>
        </w:rPr>
      </w:pPr>
      <w:commentRangeStart w:id="41"/>
      <w:r w:rsidRPr="008F62EC">
        <w:rPr>
          <w:b/>
          <w:bCs/>
        </w:rPr>
        <w:t xml:space="preserve">From </w:t>
      </w:r>
      <w:commentRangeEnd w:id="41"/>
      <w:r w:rsidR="00401B67">
        <w:rPr>
          <w:rStyle w:val="CommentReference"/>
        </w:rPr>
        <w:commentReference w:id="41"/>
      </w:r>
      <w:r w:rsidRPr="008F62EC">
        <w:rPr>
          <w:b/>
          <w:bCs/>
        </w:rPr>
        <w:t>the RACI model</w:t>
      </w:r>
      <w:r w:rsidR="00193DEE">
        <w:rPr>
          <w:b/>
          <w:bCs/>
        </w:rPr>
        <w:t xml:space="preserve"> </w:t>
      </w:r>
      <w:r w:rsidR="00193DEE" w:rsidRPr="00193DEE">
        <w:t>(Responsible, Accountable, Consulted &amp; Informed)</w:t>
      </w:r>
    </w:p>
    <w:p w14:paraId="589DB639" w14:textId="2D099D5C" w:rsidR="008F62EC" w:rsidRDefault="008F62EC" w:rsidP="000E1787">
      <w:pPr>
        <w:pStyle w:val="ListParagraph"/>
        <w:numPr>
          <w:ilvl w:val="0"/>
          <w:numId w:val="24"/>
        </w:numPr>
        <w:ind w:left="567" w:hanging="283"/>
      </w:pPr>
      <w:r>
        <w:t>Keep the Crisis Management team informed.</w:t>
      </w:r>
    </w:p>
    <w:p w14:paraId="64E6A2E5" w14:textId="69E7C739" w:rsidR="008F62EC" w:rsidRDefault="008F62EC" w:rsidP="000E1787">
      <w:pPr>
        <w:pStyle w:val="ListParagraph"/>
        <w:numPr>
          <w:ilvl w:val="0"/>
          <w:numId w:val="24"/>
        </w:numPr>
        <w:ind w:left="567" w:hanging="283"/>
      </w:pPr>
      <w:r>
        <w:t>The CSIR Team are most responsible for response and recovery.</w:t>
      </w:r>
    </w:p>
    <w:p w14:paraId="0184CC8D" w14:textId="77EF5C6B" w:rsidR="00A57F89" w:rsidRDefault="008F62EC" w:rsidP="000E1787">
      <w:pPr>
        <w:pStyle w:val="ListParagraph"/>
        <w:numPr>
          <w:ilvl w:val="0"/>
          <w:numId w:val="24"/>
        </w:numPr>
        <w:ind w:left="567" w:hanging="283"/>
      </w:pPr>
      <w:r>
        <w:t>The Incident Management Team is consulted and accountable</w:t>
      </w:r>
      <w:r w:rsidR="00062D49">
        <w:t>.</w:t>
      </w:r>
    </w:p>
    <w:p w14:paraId="3854359E" w14:textId="5DB6D936" w:rsidR="00693198" w:rsidRDefault="00A57F89" w:rsidP="000E1787">
      <w:pPr>
        <w:pStyle w:val="ListParagraph"/>
        <w:numPr>
          <w:ilvl w:val="0"/>
          <w:numId w:val="24"/>
        </w:numPr>
        <w:ind w:left="567" w:hanging="283"/>
      </w:pPr>
      <w:r>
        <w:t>Product and systems owners should be informed (and where possible, seek their authorisation) when making changes to their system</w:t>
      </w:r>
      <w:r w:rsidR="001A03AF">
        <w:t>(s).</w:t>
      </w:r>
      <w:r>
        <w:t xml:space="preserve"> </w:t>
      </w:r>
    </w:p>
    <w:p w14:paraId="270F4113" w14:textId="178C0E45" w:rsidR="00A57F89" w:rsidRDefault="00401B67" w:rsidP="00A57F89">
      <w:pPr>
        <w:pStyle w:val="Heading2"/>
      </w:pPr>
      <w:bookmarkStart w:id="42" w:name="_Toc40964762"/>
      <w:r>
        <w:t>Contacting</w:t>
      </w:r>
      <w:r w:rsidR="00A57F89">
        <w:t xml:space="preserve"> Stakeholders</w:t>
      </w:r>
      <w:bookmarkEnd w:id="42"/>
    </w:p>
    <w:p w14:paraId="7D07AA3E" w14:textId="730C28EE" w:rsidR="00A57F89" w:rsidRDefault="00A57F89" w:rsidP="00A57F89">
      <w:pPr>
        <w:widowControl/>
        <w:pBdr>
          <w:top w:val="none" w:sz="0" w:space="0" w:color="auto"/>
          <w:left w:val="none" w:sz="0" w:space="0" w:color="auto"/>
          <w:bottom w:val="none" w:sz="0" w:space="0" w:color="auto"/>
          <w:right w:val="none" w:sz="0" w:space="0" w:color="auto"/>
          <w:between w:val="none" w:sz="0" w:space="0" w:color="auto"/>
        </w:pBdr>
        <w:spacing w:before="0" w:after="200" w:line="288" w:lineRule="auto"/>
        <w:ind w:right="0"/>
      </w:pPr>
      <w:r>
        <w:t xml:space="preserve">Use our CM-Alliance Crisis Management App to access the contact details of the various stakeholder groups. This list contains sensitive confidential information and </w:t>
      </w:r>
      <w:r w:rsidR="00401B67">
        <w:t xml:space="preserve">it is your responsibility to maintain this confidentiality. </w:t>
      </w:r>
    </w:p>
    <w:p w14:paraId="645B9BC7" w14:textId="3D856722" w:rsidR="00401B67" w:rsidRDefault="00401B67" w:rsidP="000E1787">
      <w:pPr>
        <w:pStyle w:val="ListParagraph"/>
        <w:widowControl/>
        <w:numPr>
          <w:ilvl w:val="0"/>
          <w:numId w:val="26"/>
        </w:numPr>
        <w:pBdr>
          <w:top w:val="none" w:sz="0" w:space="0" w:color="auto"/>
          <w:left w:val="none" w:sz="0" w:space="0" w:color="auto"/>
          <w:bottom w:val="none" w:sz="0" w:space="0" w:color="auto"/>
          <w:right w:val="none" w:sz="0" w:space="0" w:color="auto"/>
          <w:between w:val="none" w:sz="0" w:space="0" w:color="auto"/>
        </w:pBdr>
        <w:spacing w:before="0" w:after="200" w:line="288" w:lineRule="auto"/>
        <w:ind w:left="567" w:right="0" w:hanging="283"/>
      </w:pPr>
      <w:r>
        <w:t xml:space="preserve">Unless absolutely necessary </w:t>
      </w:r>
      <w:r w:rsidRPr="00482B72">
        <w:rPr>
          <w:b/>
          <w:bCs/>
        </w:rPr>
        <w:t>DO NOT directly contact stakeholders</w:t>
      </w:r>
      <w:r>
        <w:t>. Instead use the App's Crisis management Calling Tool that will dial the necessary resources.</w:t>
      </w:r>
      <w:r w:rsidR="00A67AC8">
        <w:t xml:space="preserve"> </w:t>
      </w:r>
      <w:r>
        <w:t xml:space="preserve">This will ensure all calls are RECORDED. </w:t>
      </w:r>
    </w:p>
    <w:p w14:paraId="348B37AF" w14:textId="7ABB3A46" w:rsidR="00401B67" w:rsidRDefault="00401B67" w:rsidP="000E1787">
      <w:pPr>
        <w:pStyle w:val="ListParagraph"/>
        <w:widowControl/>
        <w:numPr>
          <w:ilvl w:val="0"/>
          <w:numId w:val="26"/>
        </w:numPr>
        <w:pBdr>
          <w:top w:val="none" w:sz="0" w:space="0" w:color="auto"/>
          <w:left w:val="none" w:sz="0" w:space="0" w:color="auto"/>
          <w:bottom w:val="none" w:sz="0" w:space="0" w:color="auto"/>
          <w:right w:val="none" w:sz="0" w:space="0" w:color="auto"/>
          <w:between w:val="none" w:sz="0" w:space="0" w:color="auto"/>
        </w:pBdr>
        <w:spacing w:before="0" w:after="200" w:line="288" w:lineRule="auto"/>
        <w:ind w:left="567" w:right="0" w:hanging="283"/>
      </w:pPr>
      <w:r>
        <w:t xml:space="preserve">Avoid corporate CHAT apps for discussing anything related to an incident.  </w:t>
      </w:r>
    </w:p>
    <w:p w14:paraId="45291921" w14:textId="6AD3FAB6" w:rsidR="00193DEE" w:rsidRDefault="00193DEE" w:rsidP="00193DEE">
      <w:pPr>
        <w:pStyle w:val="Heading1"/>
      </w:pPr>
      <w:bookmarkStart w:id="43" w:name="_Toc40964763"/>
      <w:r>
        <w:lastRenderedPageBreak/>
        <w:t>Scenarios</w:t>
      </w:r>
      <w:bookmarkEnd w:id="43"/>
    </w:p>
    <w:p w14:paraId="2BAB93A5" w14:textId="69C68CC4" w:rsidR="00193DEE" w:rsidRDefault="00193DEE" w:rsidP="00193DEE">
      <w:r>
        <w:t xml:space="preserve">This section is about </w:t>
      </w:r>
      <w:commentRangeStart w:id="44"/>
      <w:r>
        <w:t>scenarios</w:t>
      </w:r>
      <w:commentRangeEnd w:id="44"/>
      <w:r w:rsidR="00AC23AF">
        <w:rPr>
          <w:rStyle w:val="CommentReference"/>
        </w:rPr>
        <w:commentReference w:id="44"/>
      </w:r>
      <w:r>
        <w:t>. Pick the scenario that closely resembles the attack you</w:t>
      </w:r>
      <w:r w:rsidR="00962C6A">
        <w:t xml:space="preserve"> are </w:t>
      </w:r>
      <w:r>
        <w:t>facing. Regardless of scenario</w:t>
      </w:r>
      <w:r w:rsidR="00245193">
        <w:t xml:space="preserve">, </w:t>
      </w:r>
      <w:r w:rsidR="007F1A35">
        <w:t>please note</w:t>
      </w:r>
      <w:r w:rsidR="00A67AC8">
        <w:t>:</w:t>
      </w:r>
      <w:r>
        <w:t xml:space="preserve"> </w:t>
      </w:r>
    </w:p>
    <w:p w14:paraId="6F7B93AE" w14:textId="4BC8AB8C" w:rsidR="00B9174C" w:rsidRDefault="00B9174C" w:rsidP="00193DEE">
      <w:r w:rsidRPr="00B9174C">
        <w:rPr>
          <w:b/>
          <w:bCs/>
        </w:rPr>
        <w:t>Human Error:</w:t>
      </w:r>
      <w:r>
        <w:t xml:space="preserve"> Remember, misconfiguration and other human errors are often a leading root cause of a data-breach.</w:t>
      </w:r>
    </w:p>
    <w:p w14:paraId="3C7B6656" w14:textId="65417982" w:rsidR="00193DEE" w:rsidRDefault="00193DEE" w:rsidP="00193DEE">
      <w:r w:rsidRPr="008E6545">
        <w:rPr>
          <w:b/>
          <w:bCs/>
        </w:rPr>
        <w:t>Forensics</w:t>
      </w:r>
      <w:r w:rsidRPr="008E6545">
        <w:t xml:space="preserve"> &amp; </w:t>
      </w:r>
      <w:r w:rsidRPr="008E6545">
        <w:rPr>
          <w:b/>
          <w:bCs/>
        </w:rPr>
        <w:t>Evidence</w:t>
      </w:r>
      <w:r w:rsidRPr="008E6545">
        <w:t xml:space="preserve">: Ensure you keep this topic on the top of your mind. </w:t>
      </w:r>
    </w:p>
    <w:p w14:paraId="1BDF6DBC" w14:textId="071C3E24" w:rsidR="00761355" w:rsidRPr="008E6545" w:rsidRDefault="00761355" w:rsidP="00193DEE">
      <w:r w:rsidRPr="00761355">
        <w:rPr>
          <w:b/>
          <w:bCs/>
        </w:rPr>
        <w:t>Detect</w:t>
      </w:r>
      <w:r>
        <w:t xml:space="preserve"> &amp; </w:t>
      </w:r>
      <w:r w:rsidRPr="00761355">
        <w:rPr>
          <w:b/>
          <w:bCs/>
        </w:rPr>
        <w:t>Analyse</w:t>
      </w:r>
      <w:r>
        <w:t xml:space="preserve">: </w:t>
      </w:r>
      <w:r w:rsidR="00100DCD">
        <w:t xml:space="preserve">Ensure you review the common attack vectors (email, phishing, web etc) when carrying out your analysis and investigations of the incident. </w:t>
      </w:r>
      <w:r w:rsidR="00962C6A" w:rsidRPr="00182FB0">
        <w:rPr>
          <w:b/>
          <w:bCs/>
        </w:rPr>
        <w:t>Triage</w:t>
      </w:r>
      <w:r w:rsidR="00962C6A">
        <w:t>: Correct and accurate triage is important. Keep checking if triage has been done and if it has been done correctly.</w:t>
      </w:r>
    </w:p>
    <w:p w14:paraId="54B5E5C6" w14:textId="03291662" w:rsidR="00193DEE" w:rsidRDefault="00193DEE" w:rsidP="00962C6A">
      <w:pPr>
        <w:ind w:right="-46"/>
      </w:pPr>
      <w:r w:rsidRPr="008E6545">
        <w:rPr>
          <w:b/>
          <w:bCs/>
        </w:rPr>
        <w:t>Containment</w:t>
      </w:r>
      <w:r>
        <w:t xml:space="preserve">:  </w:t>
      </w:r>
      <w:r w:rsidR="008E6545">
        <w:t xml:space="preserve">You must endeavour to contain the attack as quickly as possible. </w:t>
      </w:r>
      <w:r w:rsidR="008E6545" w:rsidRPr="00AC23AF">
        <w:rPr>
          <w:b/>
          <w:bCs/>
        </w:rPr>
        <w:t>Speed is of the essence</w:t>
      </w:r>
      <w:r w:rsidR="008E6545">
        <w:t>. (malware, ransomware, or whatever the attack)</w:t>
      </w:r>
    </w:p>
    <w:p w14:paraId="28D23CC6" w14:textId="25C777F0" w:rsidR="00A40BB5" w:rsidRDefault="008E6545" w:rsidP="00962C6A">
      <w:pPr>
        <w:ind w:right="-188"/>
      </w:pPr>
      <w:r w:rsidRPr="008E6545">
        <w:rPr>
          <w:b/>
          <w:bCs/>
        </w:rPr>
        <w:t>Eradicate</w:t>
      </w:r>
      <w:r>
        <w:t>: Your next focus must be to eradicate the problem. Keep in mind that modern attacks don't just INFECT one device. Ensure you seek for a full cleanse.</w:t>
      </w:r>
    </w:p>
    <w:p w14:paraId="7050F997" w14:textId="7CCAD8E5" w:rsidR="007F1A35" w:rsidRDefault="007F1A35" w:rsidP="00193DEE">
      <w:r w:rsidRPr="0018758C">
        <w:rPr>
          <w:b/>
          <w:bCs/>
        </w:rPr>
        <w:t>Look Back:</w:t>
      </w:r>
      <w:r>
        <w:t xml:space="preserve"> Remember to ask and seek context about an incident. Ask that IT reviews any previous incidents that are linked.</w:t>
      </w:r>
    </w:p>
    <w:p w14:paraId="0CEFB95D" w14:textId="77777777" w:rsidR="007F1A35" w:rsidRDefault="007F1A35" w:rsidP="00193DEE"/>
    <w:tbl>
      <w:tblPr>
        <w:tblStyle w:val="TableGrid"/>
        <w:tblW w:w="9351" w:type="dxa"/>
        <w:tblLayout w:type="fixed"/>
        <w:tblLook w:val="04A0" w:firstRow="1" w:lastRow="0" w:firstColumn="1" w:lastColumn="0" w:noHBand="0" w:noVBand="1"/>
      </w:tblPr>
      <w:tblGrid>
        <w:gridCol w:w="4106"/>
        <w:gridCol w:w="1843"/>
        <w:gridCol w:w="3402"/>
      </w:tblGrid>
      <w:tr w:rsidR="005754BF" w:rsidRPr="00A40BB5" w14:paraId="66EEE5DE" w14:textId="77777777" w:rsidTr="00AC23AF">
        <w:trPr>
          <w:cantSplit/>
          <w:tblHeader/>
        </w:trPr>
        <w:tc>
          <w:tcPr>
            <w:tcW w:w="4106" w:type="dxa"/>
            <w:shd w:val="clear" w:color="auto" w:fill="17396B"/>
            <w:vAlign w:val="center"/>
          </w:tcPr>
          <w:p w14:paraId="06F63950" w14:textId="1A8984B2" w:rsidR="00A40BB5" w:rsidRP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rPr>
                <w:b/>
                <w:bCs/>
              </w:rPr>
            </w:pPr>
            <w:r w:rsidRPr="00A40BB5">
              <w:rPr>
                <w:b/>
                <w:bCs/>
              </w:rPr>
              <w:t>Scenario</w:t>
            </w:r>
          </w:p>
        </w:tc>
        <w:tc>
          <w:tcPr>
            <w:tcW w:w="1843" w:type="dxa"/>
            <w:shd w:val="clear" w:color="auto" w:fill="17396B"/>
            <w:vAlign w:val="center"/>
          </w:tcPr>
          <w:p w14:paraId="2F016E02" w14:textId="1E1DA5AC" w:rsidR="00A40BB5" w:rsidRP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rPr>
                <w:b/>
                <w:bCs/>
              </w:rPr>
            </w:pPr>
            <w:r w:rsidRPr="00A40BB5">
              <w:rPr>
                <w:b/>
                <w:bCs/>
              </w:rPr>
              <w:t>Playbook(</w:t>
            </w:r>
            <w:commentRangeStart w:id="45"/>
            <w:r w:rsidRPr="00A40BB5">
              <w:rPr>
                <w:b/>
                <w:bCs/>
              </w:rPr>
              <w:t>s</w:t>
            </w:r>
            <w:commentRangeEnd w:id="45"/>
            <w:r>
              <w:rPr>
                <w:rStyle w:val="CommentReference"/>
              </w:rPr>
              <w:commentReference w:id="45"/>
            </w:r>
            <w:r w:rsidRPr="00A40BB5">
              <w:rPr>
                <w:b/>
                <w:bCs/>
              </w:rPr>
              <w:t>)</w:t>
            </w:r>
          </w:p>
        </w:tc>
        <w:tc>
          <w:tcPr>
            <w:tcW w:w="3402" w:type="dxa"/>
            <w:shd w:val="clear" w:color="auto" w:fill="17396B"/>
            <w:vAlign w:val="center"/>
          </w:tcPr>
          <w:p w14:paraId="64E60230" w14:textId="03B2D24D" w:rsidR="00A40BB5" w:rsidRP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rPr>
                <w:b/>
                <w:bCs/>
              </w:rPr>
            </w:pPr>
            <w:r w:rsidRPr="00A40BB5">
              <w:rPr>
                <w:b/>
                <w:bCs/>
              </w:rPr>
              <w:t>Comments</w:t>
            </w:r>
          </w:p>
        </w:tc>
      </w:tr>
      <w:tr w:rsidR="005754BF" w14:paraId="7250E42C" w14:textId="77777777" w:rsidTr="00AC23AF">
        <w:trPr>
          <w:cantSplit/>
        </w:trPr>
        <w:tc>
          <w:tcPr>
            <w:tcW w:w="4106" w:type="dxa"/>
            <w:vAlign w:val="center"/>
          </w:tcPr>
          <w:p w14:paraId="75F56E35" w14:textId="377CDDB5" w:rsidR="00A40BB5" w:rsidRDefault="00A40BB5" w:rsidP="00193DEE">
            <w:pPr>
              <w:pBdr>
                <w:top w:val="none" w:sz="0" w:space="0" w:color="auto"/>
                <w:left w:val="none" w:sz="0" w:space="0" w:color="auto"/>
                <w:bottom w:val="none" w:sz="0" w:space="0" w:color="auto"/>
                <w:right w:val="none" w:sz="0" w:space="0" w:color="auto"/>
                <w:between w:val="none" w:sz="0" w:space="0" w:color="auto"/>
              </w:pBdr>
            </w:pPr>
            <w:r>
              <w:t>Malware (generic)</w:t>
            </w:r>
          </w:p>
        </w:tc>
        <w:tc>
          <w:tcPr>
            <w:tcW w:w="1843" w:type="dxa"/>
            <w:vAlign w:val="center"/>
          </w:tcPr>
          <w:p w14:paraId="6391CB0E" w14:textId="242FED0D" w:rsid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6B27D630" w14:textId="67123716" w:rsidR="00A40BB5" w:rsidRDefault="00A40BB5" w:rsidP="00193DEE">
            <w:pPr>
              <w:pBdr>
                <w:top w:val="none" w:sz="0" w:space="0" w:color="auto"/>
                <w:left w:val="none" w:sz="0" w:space="0" w:color="auto"/>
                <w:bottom w:val="none" w:sz="0" w:space="0" w:color="auto"/>
                <w:right w:val="none" w:sz="0" w:space="0" w:color="auto"/>
                <w:between w:val="none" w:sz="0" w:space="0" w:color="auto"/>
              </w:pBdr>
            </w:pPr>
            <w:r>
              <w:t xml:space="preserve">Use this for generic malwares NOT highlighted by threat intel feeds. </w:t>
            </w:r>
          </w:p>
        </w:tc>
      </w:tr>
      <w:tr w:rsidR="005754BF" w14:paraId="2A114294" w14:textId="77777777" w:rsidTr="00AC23AF">
        <w:trPr>
          <w:cantSplit/>
        </w:trPr>
        <w:tc>
          <w:tcPr>
            <w:tcW w:w="4106" w:type="dxa"/>
            <w:vAlign w:val="center"/>
          </w:tcPr>
          <w:p w14:paraId="244E6C30" w14:textId="4FE00C25" w:rsidR="00A40BB5" w:rsidRDefault="00A40BB5" w:rsidP="00193DEE">
            <w:pPr>
              <w:pBdr>
                <w:top w:val="none" w:sz="0" w:space="0" w:color="auto"/>
                <w:left w:val="none" w:sz="0" w:space="0" w:color="auto"/>
                <w:bottom w:val="none" w:sz="0" w:space="0" w:color="auto"/>
                <w:right w:val="none" w:sz="0" w:space="0" w:color="auto"/>
                <w:between w:val="none" w:sz="0" w:space="0" w:color="auto"/>
              </w:pBdr>
            </w:pPr>
            <w:r>
              <w:t>Phishing (generic)</w:t>
            </w:r>
          </w:p>
        </w:tc>
        <w:tc>
          <w:tcPr>
            <w:tcW w:w="1843" w:type="dxa"/>
            <w:vAlign w:val="center"/>
          </w:tcPr>
          <w:p w14:paraId="6F993F2F" w14:textId="577E4C5C" w:rsid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6519CE6E" w14:textId="33D16259" w:rsidR="00A40BB5" w:rsidRDefault="00A40BB5" w:rsidP="00193DEE">
            <w:pPr>
              <w:pBdr>
                <w:top w:val="none" w:sz="0" w:space="0" w:color="auto"/>
                <w:left w:val="none" w:sz="0" w:space="0" w:color="auto"/>
                <w:bottom w:val="none" w:sz="0" w:space="0" w:color="auto"/>
                <w:right w:val="none" w:sz="0" w:space="0" w:color="auto"/>
                <w:between w:val="none" w:sz="0" w:space="0" w:color="auto"/>
              </w:pBdr>
            </w:pPr>
            <w:r>
              <w:t xml:space="preserve">Remember to check ALL STAFF inboxes for the malicious link/attachment. </w:t>
            </w:r>
          </w:p>
        </w:tc>
      </w:tr>
      <w:tr w:rsidR="005754BF" w14:paraId="581B2C1B" w14:textId="77777777" w:rsidTr="00AC23AF">
        <w:trPr>
          <w:cantSplit/>
        </w:trPr>
        <w:tc>
          <w:tcPr>
            <w:tcW w:w="4106" w:type="dxa"/>
            <w:vAlign w:val="center"/>
          </w:tcPr>
          <w:p w14:paraId="733401D4" w14:textId="1FB22CBE" w:rsidR="00A40BB5" w:rsidRDefault="00A40BB5" w:rsidP="00193DEE">
            <w:pPr>
              <w:pBdr>
                <w:top w:val="none" w:sz="0" w:space="0" w:color="auto"/>
                <w:left w:val="none" w:sz="0" w:space="0" w:color="auto"/>
                <w:bottom w:val="none" w:sz="0" w:space="0" w:color="auto"/>
                <w:right w:val="none" w:sz="0" w:space="0" w:color="auto"/>
                <w:between w:val="none" w:sz="0" w:space="0" w:color="auto"/>
              </w:pBdr>
            </w:pPr>
            <w:r>
              <w:lastRenderedPageBreak/>
              <w:t xml:space="preserve">Denial of Service - </w:t>
            </w:r>
            <w:r w:rsidR="00337546">
              <w:t>W</w:t>
            </w:r>
            <w:r>
              <w:t>ebsite</w:t>
            </w:r>
          </w:p>
        </w:tc>
        <w:tc>
          <w:tcPr>
            <w:tcW w:w="1843" w:type="dxa"/>
            <w:vAlign w:val="center"/>
          </w:tcPr>
          <w:p w14:paraId="2D370898" w14:textId="23717860" w:rsid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33517C52" w14:textId="5666FA9F" w:rsidR="00A40BB5" w:rsidRDefault="00337546" w:rsidP="00193DEE">
            <w:pPr>
              <w:pBdr>
                <w:top w:val="none" w:sz="0" w:space="0" w:color="auto"/>
                <w:left w:val="none" w:sz="0" w:space="0" w:color="auto"/>
                <w:bottom w:val="none" w:sz="0" w:space="0" w:color="auto"/>
                <w:right w:val="none" w:sz="0" w:space="0" w:color="auto"/>
                <w:between w:val="none" w:sz="0" w:space="0" w:color="auto"/>
              </w:pBdr>
            </w:pPr>
            <w:r>
              <w:t>Check with vendor to ensure no further compromises</w:t>
            </w:r>
            <w:r w:rsidR="00C06DA0">
              <w:t>.</w:t>
            </w:r>
          </w:p>
        </w:tc>
      </w:tr>
      <w:tr w:rsidR="005754BF" w14:paraId="23C86DCC" w14:textId="77777777" w:rsidTr="00AC23AF">
        <w:trPr>
          <w:cantSplit/>
        </w:trPr>
        <w:tc>
          <w:tcPr>
            <w:tcW w:w="4106" w:type="dxa"/>
            <w:vAlign w:val="center"/>
          </w:tcPr>
          <w:p w14:paraId="2577EB3E" w14:textId="0493D49E" w:rsidR="00A40BB5" w:rsidRDefault="00A40BB5" w:rsidP="00193DEE">
            <w:pPr>
              <w:pBdr>
                <w:top w:val="none" w:sz="0" w:space="0" w:color="auto"/>
                <w:left w:val="none" w:sz="0" w:space="0" w:color="auto"/>
                <w:bottom w:val="none" w:sz="0" w:space="0" w:color="auto"/>
                <w:right w:val="none" w:sz="0" w:space="0" w:color="auto"/>
                <w:between w:val="none" w:sz="0" w:space="0" w:color="auto"/>
              </w:pBdr>
            </w:pPr>
            <w:r>
              <w:t xml:space="preserve">Denial of Service - Internal </w:t>
            </w:r>
          </w:p>
        </w:tc>
        <w:tc>
          <w:tcPr>
            <w:tcW w:w="1843" w:type="dxa"/>
            <w:vAlign w:val="center"/>
          </w:tcPr>
          <w:p w14:paraId="04885E6D" w14:textId="776E9348" w:rsidR="00A40BB5" w:rsidRDefault="00A40BB5"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7E9B3836" w14:textId="6C0A5405" w:rsidR="00A40BB5" w:rsidRDefault="00337546" w:rsidP="00193DEE">
            <w:pPr>
              <w:pBdr>
                <w:top w:val="none" w:sz="0" w:space="0" w:color="auto"/>
                <w:left w:val="none" w:sz="0" w:space="0" w:color="auto"/>
                <w:bottom w:val="none" w:sz="0" w:space="0" w:color="auto"/>
                <w:right w:val="none" w:sz="0" w:space="0" w:color="auto"/>
                <w:between w:val="none" w:sz="0" w:space="0" w:color="auto"/>
              </w:pBdr>
            </w:pPr>
            <w:r>
              <w:t xml:space="preserve">Attacker could be in </w:t>
            </w:r>
            <w:r w:rsidR="00112770">
              <w:t xml:space="preserve">the network. </w:t>
            </w:r>
          </w:p>
        </w:tc>
      </w:tr>
      <w:tr w:rsidR="00337546" w14:paraId="42A25435" w14:textId="77777777" w:rsidTr="00AC23AF">
        <w:trPr>
          <w:cantSplit/>
        </w:trPr>
        <w:tc>
          <w:tcPr>
            <w:tcW w:w="4106" w:type="dxa"/>
            <w:vAlign w:val="center"/>
          </w:tcPr>
          <w:p w14:paraId="6B5ADA7D" w14:textId="2D668402" w:rsidR="00A40BB5" w:rsidRDefault="005754BF" w:rsidP="00193DEE">
            <w:pPr>
              <w:pBdr>
                <w:top w:val="none" w:sz="0" w:space="0" w:color="auto"/>
                <w:left w:val="none" w:sz="0" w:space="0" w:color="auto"/>
                <w:bottom w:val="none" w:sz="0" w:space="0" w:color="auto"/>
                <w:right w:val="none" w:sz="0" w:space="0" w:color="auto"/>
                <w:between w:val="none" w:sz="0" w:space="0" w:color="auto"/>
              </w:pBdr>
            </w:pPr>
            <w:r>
              <w:t>Malware Incident</w:t>
            </w:r>
            <w:r w:rsidR="00337546">
              <w:t xml:space="preserve"> - HR</w:t>
            </w:r>
            <w:r>
              <w:t xml:space="preserve"> systems</w:t>
            </w:r>
          </w:p>
        </w:tc>
        <w:tc>
          <w:tcPr>
            <w:tcW w:w="1843" w:type="dxa"/>
            <w:vAlign w:val="center"/>
          </w:tcPr>
          <w:p w14:paraId="0EA98FFA" w14:textId="77777777" w:rsidR="00A40BB5" w:rsidRDefault="00337546" w:rsidP="00A40BB5">
            <w:pPr>
              <w:pBdr>
                <w:top w:val="none" w:sz="0" w:space="0" w:color="auto"/>
                <w:left w:val="none" w:sz="0" w:space="0" w:color="auto"/>
                <w:bottom w:val="none" w:sz="0" w:space="0" w:color="auto"/>
                <w:right w:val="none" w:sz="0" w:space="0" w:color="auto"/>
                <w:between w:val="none" w:sz="0" w:space="0" w:color="auto"/>
              </w:pBdr>
              <w:jc w:val="center"/>
            </w:pPr>
            <w:r>
              <w:t xml:space="preserve">Click here </w:t>
            </w:r>
          </w:p>
          <w:p w14:paraId="177CCF6B" w14:textId="03F6CEF4" w:rsidR="00337546" w:rsidRDefault="00337546"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2A2E05D4" w14:textId="249417E8" w:rsidR="00A40BB5" w:rsidRDefault="00337546" w:rsidP="00193DEE">
            <w:pPr>
              <w:pBdr>
                <w:top w:val="none" w:sz="0" w:space="0" w:color="auto"/>
                <w:left w:val="none" w:sz="0" w:space="0" w:color="auto"/>
                <w:bottom w:val="none" w:sz="0" w:space="0" w:color="auto"/>
                <w:right w:val="none" w:sz="0" w:space="0" w:color="auto"/>
                <w:between w:val="none" w:sz="0" w:space="0" w:color="auto"/>
              </w:pBdr>
            </w:pPr>
            <w:r>
              <w:t>Remember to check for rootkits.</w:t>
            </w:r>
          </w:p>
        </w:tc>
      </w:tr>
      <w:tr w:rsidR="00337546" w14:paraId="5BC7CBB0" w14:textId="77777777" w:rsidTr="00AC23AF">
        <w:trPr>
          <w:cantSplit/>
        </w:trPr>
        <w:tc>
          <w:tcPr>
            <w:tcW w:w="4106" w:type="dxa"/>
            <w:vAlign w:val="center"/>
          </w:tcPr>
          <w:p w14:paraId="2F53E6B4" w14:textId="17B70216" w:rsidR="005754BF" w:rsidRDefault="005754BF" w:rsidP="00193DEE">
            <w:pPr>
              <w:pBdr>
                <w:top w:val="none" w:sz="0" w:space="0" w:color="auto"/>
                <w:left w:val="none" w:sz="0" w:space="0" w:color="auto"/>
                <w:bottom w:val="none" w:sz="0" w:space="0" w:color="auto"/>
                <w:right w:val="none" w:sz="0" w:space="0" w:color="auto"/>
                <w:between w:val="none" w:sz="0" w:space="0" w:color="auto"/>
              </w:pBdr>
            </w:pPr>
            <w:r>
              <w:t>GDPR Data</w:t>
            </w:r>
            <w:r w:rsidR="00AC23AF">
              <w:t xml:space="preserve">-Breach: </w:t>
            </w:r>
            <w:r>
              <w:t>Client</w:t>
            </w:r>
          </w:p>
        </w:tc>
        <w:tc>
          <w:tcPr>
            <w:tcW w:w="1843" w:type="dxa"/>
            <w:vAlign w:val="center"/>
          </w:tcPr>
          <w:p w14:paraId="40C65072" w14:textId="4B8DD995" w:rsidR="005754BF" w:rsidRDefault="000A41DB" w:rsidP="00A40BB5">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13090314" w14:textId="097B332D" w:rsidR="005754BF" w:rsidRDefault="005754BF" w:rsidP="00193DEE">
            <w:pPr>
              <w:pBdr>
                <w:top w:val="none" w:sz="0" w:space="0" w:color="auto"/>
                <w:left w:val="none" w:sz="0" w:space="0" w:color="auto"/>
                <w:bottom w:val="none" w:sz="0" w:space="0" w:color="auto"/>
                <w:right w:val="none" w:sz="0" w:space="0" w:color="auto"/>
                <w:between w:val="none" w:sz="0" w:space="0" w:color="auto"/>
              </w:pBdr>
            </w:pPr>
            <w:r>
              <w:t>Do not take actions that further compromise client privacy</w:t>
            </w:r>
            <w:r w:rsidR="00C06DA0">
              <w:t>.</w:t>
            </w:r>
          </w:p>
        </w:tc>
      </w:tr>
      <w:tr w:rsidR="00337546" w14:paraId="3A0199E1" w14:textId="77777777" w:rsidTr="00AC23AF">
        <w:trPr>
          <w:cantSplit/>
        </w:trPr>
        <w:tc>
          <w:tcPr>
            <w:tcW w:w="4106" w:type="dxa"/>
            <w:vAlign w:val="center"/>
          </w:tcPr>
          <w:p w14:paraId="5DDADAEA" w14:textId="4710EA32" w:rsidR="005754BF" w:rsidRDefault="005754BF" w:rsidP="005754BF">
            <w:pPr>
              <w:pBdr>
                <w:top w:val="none" w:sz="0" w:space="0" w:color="auto"/>
                <w:left w:val="none" w:sz="0" w:space="0" w:color="auto"/>
                <w:bottom w:val="none" w:sz="0" w:space="0" w:color="auto"/>
                <w:right w:val="none" w:sz="0" w:space="0" w:color="auto"/>
                <w:between w:val="none" w:sz="0" w:space="0" w:color="auto"/>
              </w:pBdr>
            </w:pPr>
            <w:r>
              <w:t>GDPR Data</w:t>
            </w:r>
            <w:r w:rsidR="00AC23AF">
              <w:t xml:space="preserve">-Breach: </w:t>
            </w:r>
            <w:r>
              <w:t>Staff</w:t>
            </w:r>
          </w:p>
        </w:tc>
        <w:tc>
          <w:tcPr>
            <w:tcW w:w="1843" w:type="dxa"/>
            <w:vAlign w:val="center"/>
          </w:tcPr>
          <w:p w14:paraId="300D2E32" w14:textId="0A8EF8C2" w:rsidR="005754BF" w:rsidRDefault="000A41DB" w:rsidP="005754BF">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04B1F49B" w14:textId="10669399" w:rsidR="005754BF" w:rsidRDefault="005754BF" w:rsidP="005754BF">
            <w:pPr>
              <w:pBdr>
                <w:top w:val="none" w:sz="0" w:space="0" w:color="auto"/>
                <w:left w:val="none" w:sz="0" w:space="0" w:color="auto"/>
                <w:bottom w:val="none" w:sz="0" w:space="0" w:color="auto"/>
                <w:right w:val="none" w:sz="0" w:space="0" w:color="auto"/>
                <w:between w:val="none" w:sz="0" w:space="0" w:color="auto"/>
              </w:pBdr>
            </w:pPr>
            <w:r>
              <w:t>Do not take actions that further compromise staff privacy</w:t>
            </w:r>
            <w:r w:rsidR="00C06DA0">
              <w:t>.</w:t>
            </w:r>
          </w:p>
        </w:tc>
      </w:tr>
      <w:tr w:rsidR="00AC23AF" w14:paraId="12D0C4AF" w14:textId="77777777" w:rsidTr="00AC23AF">
        <w:trPr>
          <w:cantSplit/>
        </w:trPr>
        <w:tc>
          <w:tcPr>
            <w:tcW w:w="4106" w:type="dxa"/>
            <w:vAlign w:val="center"/>
          </w:tcPr>
          <w:p w14:paraId="5448E3E3" w14:textId="5C4195A7" w:rsidR="00AC23AF" w:rsidRDefault="00AC23AF" w:rsidP="005754BF">
            <w:pPr>
              <w:pBdr>
                <w:top w:val="none" w:sz="0" w:space="0" w:color="auto"/>
                <w:left w:val="none" w:sz="0" w:space="0" w:color="auto"/>
                <w:bottom w:val="none" w:sz="0" w:space="0" w:color="auto"/>
                <w:right w:val="none" w:sz="0" w:space="0" w:color="auto"/>
                <w:between w:val="none" w:sz="0" w:space="0" w:color="auto"/>
              </w:pBdr>
            </w:pPr>
            <w:r>
              <w:t>Core CRM - Data Breach</w:t>
            </w:r>
          </w:p>
        </w:tc>
        <w:tc>
          <w:tcPr>
            <w:tcW w:w="1843" w:type="dxa"/>
            <w:vAlign w:val="center"/>
          </w:tcPr>
          <w:p w14:paraId="0B5B559B" w14:textId="79FAF000" w:rsidR="00AC23AF" w:rsidRDefault="00AC23AF" w:rsidP="005754BF">
            <w:pPr>
              <w:pBdr>
                <w:top w:val="none" w:sz="0" w:space="0" w:color="auto"/>
                <w:left w:val="none" w:sz="0" w:space="0" w:color="auto"/>
                <w:bottom w:val="none" w:sz="0" w:space="0" w:color="auto"/>
                <w:right w:val="none" w:sz="0" w:space="0" w:color="auto"/>
                <w:between w:val="none" w:sz="0" w:space="0" w:color="auto"/>
              </w:pBdr>
              <w:jc w:val="center"/>
            </w:pPr>
            <w:r>
              <w:t>Click here</w:t>
            </w:r>
          </w:p>
        </w:tc>
        <w:tc>
          <w:tcPr>
            <w:tcW w:w="3402" w:type="dxa"/>
            <w:vAlign w:val="center"/>
          </w:tcPr>
          <w:p w14:paraId="49EFE27D" w14:textId="2A10DECE" w:rsidR="00AC23AF" w:rsidRDefault="00C06DA0" w:rsidP="005754BF">
            <w:pPr>
              <w:pBdr>
                <w:top w:val="none" w:sz="0" w:space="0" w:color="auto"/>
                <w:left w:val="none" w:sz="0" w:space="0" w:color="auto"/>
                <w:bottom w:val="none" w:sz="0" w:space="0" w:color="auto"/>
                <w:right w:val="none" w:sz="0" w:space="0" w:color="auto"/>
                <w:between w:val="none" w:sz="0" w:space="0" w:color="auto"/>
              </w:pBdr>
            </w:pPr>
            <w:r>
              <w:t>Remember to contact the 3rd party.</w:t>
            </w:r>
          </w:p>
        </w:tc>
      </w:tr>
    </w:tbl>
    <w:p w14:paraId="3CC3E5F3" w14:textId="36A533EB" w:rsidR="00A40BB5" w:rsidRPr="000301FB" w:rsidRDefault="00A40BB5" w:rsidP="00A40BB5"/>
    <w:p w14:paraId="71DBB038" w14:textId="247251C5" w:rsidR="00ED0710" w:rsidRPr="000301FB" w:rsidRDefault="00ED0710" w:rsidP="00693198">
      <w:pPr>
        <w:ind w:left="360"/>
        <w:jc w:val="both"/>
      </w:pPr>
    </w:p>
    <w:sectPr w:rsidR="00ED0710" w:rsidRPr="000301FB" w:rsidSect="004E615E">
      <w:headerReference w:type="even" r:id="rId21"/>
      <w:headerReference w:type="default" r:id="rId22"/>
      <w:footerReference w:type="even" r:id="rId23"/>
      <w:footerReference w:type="default" r:id="rId24"/>
      <w:headerReference w:type="first" r:id="rId25"/>
      <w:footerReference w:type="first" r:id="rId26"/>
      <w:pgSz w:w="11906" w:h="16838"/>
      <w:pgMar w:top="888" w:right="1440" w:bottom="566" w:left="1440" w:header="0" w:footer="16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mar Singh" w:date="2020-04-11T20:56:00Z" w:initials="AS">
    <w:p w14:paraId="49E99F25" w14:textId="77777777" w:rsidR="004278FB" w:rsidRDefault="004278FB">
      <w:pPr>
        <w:pStyle w:val="CommentText"/>
      </w:pPr>
      <w:r>
        <w:rPr>
          <w:rStyle w:val="CommentReference"/>
        </w:rPr>
        <w:annotationRef/>
      </w:r>
      <w:r>
        <w:t xml:space="preserve">Ensure you maintain some sort of version control. Personally, I am very fussy on version control so as a company we use Google’s Google Docs as it offers a built in and comprehensive version control. We refer to G-Docs to understand what changes were made.  </w:t>
      </w:r>
    </w:p>
    <w:p w14:paraId="524704CA" w14:textId="77777777" w:rsidR="004278FB" w:rsidRDefault="004278FB">
      <w:pPr>
        <w:pStyle w:val="CommentText"/>
      </w:pPr>
    </w:p>
    <w:p w14:paraId="215603B1" w14:textId="3D6A5E2E" w:rsidR="004278FB" w:rsidRDefault="004278FB">
      <w:pPr>
        <w:pStyle w:val="CommentText"/>
      </w:pPr>
      <w:r>
        <w:t xml:space="preserve">If you can’t use Google, then yes you should maintain a summary of what key changes were made. This one is more for your Record Management folks if you have that department. </w:t>
      </w:r>
    </w:p>
  </w:comment>
  <w:comment w:id="2" w:author="Amar Singh" w:date="2020-04-11T21:00:00Z" w:initials="AS">
    <w:p w14:paraId="4C75181B" w14:textId="7C7EF061" w:rsidR="004278FB" w:rsidRDefault="004278FB">
      <w:pPr>
        <w:pStyle w:val="CommentText"/>
      </w:pPr>
      <w:r>
        <w:rPr>
          <w:rStyle w:val="CommentReference"/>
        </w:rPr>
        <w:annotationRef/>
      </w:r>
      <w:r>
        <w:t>A plan is NOT a policy BUT, in our opinion, you should try, insist if possible, that a senior manager, CISO etc signs off on this plan. Why? It is a critical document (especially if it is properly crafted)</w:t>
      </w:r>
    </w:p>
  </w:comment>
  <w:comment w:id="3" w:author="Amar Singh" w:date="2020-05-21T13:54:00Z" w:initials="AS">
    <w:p w14:paraId="277C04DF" w14:textId="6D05BA55" w:rsidR="000A31A1" w:rsidRDefault="000A31A1">
      <w:pPr>
        <w:pStyle w:val="CommentText"/>
      </w:pPr>
      <w:r>
        <w:rPr>
          <w:rStyle w:val="CommentReference"/>
        </w:rPr>
        <w:annotationRef/>
      </w:r>
      <w:r w:rsidRPr="0011484A">
        <w:t>We are always happy to receive comments, suggestions and actual input AND if you are willing, we will list your name as a contributor.</w:t>
      </w:r>
    </w:p>
    <w:p w14:paraId="5FB2EB0E" w14:textId="77777777" w:rsidR="000A31A1" w:rsidRDefault="000A31A1">
      <w:pPr>
        <w:pStyle w:val="CommentText"/>
      </w:pPr>
    </w:p>
    <w:p w14:paraId="5E13E141" w14:textId="1B9C2480" w:rsidR="000A31A1" w:rsidRDefault="000A31A1">
      <w:pPr>
        <w:pStyle w:val="CommentText"/>
      </w:pPr>
      <w:r>
        <w:t>You can reach out to me via amar@cm-alliance.com (put CIRP Template suggestions in the subject line) and or connect on https://uk.linkedin.com/in/chiefinfosec</w:t>
      </w:r>
    </w:p>
  </w:comment>
  <w:comment w:id="17" w:author="Amar Singh" w:date="2020-05-08T21:50:00Z" w:initials="AS">
    <w:p w14:paraId="01C6EE25" w14:textId="744D25A9" w:rsidR="004278FB" w:rsidRDefault="004278FB" w:rsidP="0024048C">
      <w:pPr>
        <w:pStyle w:val="CommentText"/>
      </w:pPr>
      <w:r>
        <w:rPr>
          <w:rStyle w:val="CommentReference"/>
        </w:rPr>
        <w:annotationRef/>
      </w:r>
      <w:r>
        <w:t>Y</w:t>
      </w:r>
      <w:r w:rsidRPr="003C2DE9">
        <w:t>ou can download the high-resolution</w:t>
      </w:r>
      <w:r>
        <w:t xml:space="preserve"> version</w:t>
      </w:r>
      <w:r w:rsidRPr="003C2DE9">
        <w:t xml:space="preserve"> of this </w:t>
      </w:r>
      <w:proofErr w:type="spellStart"/>
      <w:r w:rsidRPr="003C2DE9">
        <w:t>mindmap</w:t>
      </w:r>
      <w:proofErr w:type="spellEnd"/>
      <w:r w:rsidRPr="003C2DE9">
        <w:t xml:space="preserve"> from our site </w:t>
      </w:r>
    </w:p>
  </w:comment>
  <w:comment w:id="19" w:author="Amar Singh" w:date="2020-05-21T12:55:00Z" w:initials="AS">
    <w:p w14:paraId="06C3A33D" w14:textId="77777777" w:rsidR="004278FB" w:rsidRDefault="004278FB" w:rsidP="001A03AF">
      <w:pPr>
        <w:pStyle w:val="CommentText"/>
      </w:pPr>
      <w:r>
        <w:rPr>
          <w:rStyle w:val="CommentReference"/>
        </w:rPr>
        <w:annotationRef/>
      </w:r>
      <w:r>
        <w:t xml:space="preserve">You don't have to use this image but having simple visuals like this to introduce the contents and/or structure is helpful. </w:t>
      </w:r>
    </w:p>
    <w:p w14:paraId="1A5A2052" w14:textId="77777777" w:rsidR="004278FB" w:rsidRDefault="004278FB" w:rsidP="001A03AF">
      <w:pPr>
        <w:pStyle w:val="CommentText"/>
      </w:pPr>
    </w:p>
    <w:p w14:paraId="5AC0108E" w14:textId="0E96B65E" w:rsidR="004278FB" w:rsidRDefault="004278FB" w:rsidP="001A03AF">
      <w:pPr>
        <w:pStyle w:val="CommentText"/>
      </w:pPr>
      <w:r>
        <w:t>Please remember - easy to read. This document is going to be read during a crisis.</w:t>
      </w:r>
    </w:p>
  </w:comment>
  <w:comment w:id="22" w:author="Amar Singh" w:date="2020-05-08T23:42:00Z" w:initials="AS">
    <w:p w14:paraId="3E3B693F" w14:textId="5DE4764B" w:rsidR="004278FB" w:rsidRDefault="004278FB">
      <w:pPr>
        <w:pStyle w:val="CommentText"/>
      </w:pPr>
      <w:r>
        <w:rPr>
          <w:rStyle w:val="CommentReference"/>
        </w:rPr>
        <w:annotationRef/>
      </w:r>
      <w:r>
        <w:t xml:space="preserve">So, we recommend you use a special mobile/smart device app for Crisis Communications. </w:t>
      </w:r>
    </w:p>
    <w:p w14:paraId="524DF9E5" w14:textId="77777777" w:rsidR="004278FB" w:rsidRDefault="004278FB">
      <w:pPr>
        <w:pStyle w:val="CommentText"/>
      </w:pPr>
    </w:p>
    <w:p w14:paraId="23DBFB84" w14:textId="334ADB86" w:rsidR="004278FB" w:rsidRDefault="004278FB">
      <w:pPr>
        <w:pStyle w:val="CommentText"/>
      </w:pPr>
      <w:r>
        <w:t>Microsoft Teams, Zoom, WhatsApp are OK, but we DO not endorse these as secure and we DO NOT recommend that you use these for communicating during a CRISIS.</w:t>
      </w:r>
    </w:p>
  </w:comment>
  <w:comment w:id="29" w:author="Amar Singh" w:date="2020-05-21T14:11:00Z" w:initials="AS">
    <w:p w14:paraId="6352970C" w14:textId="77777777" w:rsidR="001F57C4" w:rsidRDefault="001F57C4">
      <w:pPr>
        <w:pStyle w:val="CommentText"/>
      </w:pPr>
      <w:r>
        <w:rPr>
          <w:rStyle w:val="CommentReference"/>
        </w:rPr>
        <w:annotationRef/>
      </w:r>
      <w:r>
        <w:t xml:space="preserve">We don't believe that contact details should be shared via planning documents. Ideally contact details must be available only via an APP. </w:t>
      </w:r>
    </w:p>
    <w:p w14:paraId="3D9D0DD3" w14:textId="77777777" w:rsidR="001F57C4" w:rsidRDefault="001F57C4">
      <w:pPr>
        <w:pStyle w:val="CommentText"/>
      </w:pPr>
    </w:p>
    <w:p w14:paraId="3C4923A4" w14:textId="4C982D47" w:rsidR="001F57C4" w:rsidRDefault="001F57C4">
      <w:pPr>
        <w:pStyle w:val="CommentText"/>
      </w:pPr>
      <w:r>
        <w:t xml:space="preserve">Yes, for redundancy purposes, a physical print of the contact details should be available BUT these must </w:t>
      </w:r>
      <w:r w:rsidR="006724DF">
        <w:t xml:space="preserve">be </w:t>
      </w:r>
      <w:r>
        <w:t xml:space="preserve">secured appropriately. </w:t>
      </w:r>
    </w:p>
  </w:comment>
  <w:comment w:id="30" w:author="Amar Singh" w:date="2020-05-21T00:56:00Z" w:initials="AS">
    <w:p w14:paraId="62F307FB" w14:textId="4550B135" w:rsidR="004278FB" w:rsidRDefault="004278FB">
      <w:pPr>
        <w:pStyle w:val="CommentText"/>
      </w:pPr>
      <w:r>
        <w:rPr>
          <w:rStyle w:val="CommentReference"/>
        </w:rPr>
        <w:annotationRef/>
      </w:r>
      <w:r>
        <w:t xml:space="preserve">We are strong advocates of an APP based approach to crisis management. Most importantly you need to KEEP this app AWAY from the corporate network. </w:t>
      </w:r>
    </w:p>
  </w:comment>
  <w:comment w:id="31" w:author="Amar Singh" w:date="2020-05-21T14:13:00Z" w:initials="AS">
    <w:p w14:paraId="6339473E" w14:textId="0E130305" w:rsidR="001C7DC0" w:rsidRDefault="001C7DC0">
      <w:pPr>
        <w:pStyle w:val="CommentText"/>
      </w:pPr>
      <w:r>
        <w:rPr>
          <w:rStyle w:val="CommentReference"/>
        </w:rPr>
        <w:annotationRef/>
      </w:r>
      <w:r>
        <w:t xml:space="preserve">Simple logic of 'breaking the glass' during an emergency. You MUST have a BG process and procedure in place. At the same </w:t>
      </w:r>
      <w:r w:rsidR="00245193">
        <w:t xml:space="preserve">time </w:t>
      </w:r>
      <w:r>
        <w:t xml:space="preserve">this process MUST not be abused. </w:t>
      </w:r>
    </w:p>
  </w:comment>
  <w:comment w:id="33" w:author="Amar Singh" w:date="2020-05-09T00:39:00Z" w:initials="AS">
    <w:p w14:paraId="4B9D9C32" w14:textId="39773986" w:rsidR="004278FB" w:rsidRDefault="004278FB">
      <w:pPr>
        <w:pStyle w:val="CommentText"/>
      </w:pPr>
      <w:r>
        <w:rPr>
          <w:rStyle w:val="CommentReference"/>
        </w:rPr>
        <w:annotationRef/>
      </w:r>
      <w:r>
        <w:t xml:space="preserve">This is the section where you make clear that actions have consequences. You can add more mandates if you wish. </w:t>
      </w:r>
    </w:p>
  </w:comment>
  <w:comment w:id="34" w:author="Amar Singh" w:date="2020-05-09T00:30:00Z" w:initials="AS">
    <w:p w14:paraId="2B24AAED" w14:textId="70CBD437" w:rsidR="004278FB" w:rsidRDefault="004278FB">
      <w:pPr>
        <w:pStyle w:val="CommentText"/>
      </w:pPr>
      <w:r>
        <w:rPr>
          <w:rStyle w:val="CommentReference"/>
        </w:rPr>
        <w:annotationRef/>
      </w:r>
      <w:r>
        <w:t xml:space="preserve">This is NOT a legal document. You may want to run this by your HR and Legal departments. </w:t>
      </w:r>
    </w:p>
    <w:p w14:paraId="6C5B5FB7" w14:textId="77777777" w:rsidR="004278FB" w:rsidRDefault="004278FB">
      <w:pPr>
        <w:pStyle w:val="CommentText"/>
      </w:pPr>
    </w:p>
    <w:p w14:paraId="43031E53" w14:textId="2DE6A10C" w:rsidR="004278FB" w:rsidRDefault="004278FB">
      <w:pPr>
        <w:pStyle w:val="CommentText"/>
      </w:pPr>
      <w:r>
        <w:t xml:space="preserve">The point of this section is to REMIND the reader to CLEAR any and all doubts about what is acceptable what is NOT allowed. </w:t>
      </w:r>
    </w:p>
    <w:p w14:paraId="420E859C" w14:textId="77777777" w:rsidR="004278FB" w:rsidRDefault="004278FB">
      <w:pPr>
        <w:pStyle w:val="CommentText"/>
      </w:pPr>
    </w:p>
    <w:p w14:paraId="7CF7EA93" w14:textId="03BD1B43" w:rsidR="004278FB" w:rsidRDefault="004278FB">
      <w:pPr>
        <w:pStyle w:val="CommentText"/>
      </w:pPr>
      <w:r>
        <w:t xml:space="preserve">This is NOT a policy document and you should (if you want to) refer to specific policies. </w:t>
      </w:r>
    </w:p>
  </w:comment>
  <w:comment w:id="36" w:author="Amar Singh" w:date="2020-05-09T21:04:00Z" w:initials="AS">
    <w:p w14:paraId="275EFBF4" w14:textId="34325226" w:rsidR="004278FB" w:rsidRDefault="004278FB">
      <w:pPr>
        <w:pStyle w:val="CommentText"/>
      </w:pPr>
      <w:r>
        <w:rPr>
          <w:rStyle w:val="CommentReference"/>
        </w:rPr>
        <w:annotationRef/>
      </w:r>
      <w:r>
        <w:t>Do not disclose any confidential details</w:t>
      </w:r>
      <w:r w:rsidR="00245193">
        <w:t>,</w:t>
      </w:r>
      <w:r>
        <w:t xml:space="preserve"> system owners</w:t>
      </w:r>
      <w:r w:rsidR="00245193">
        <w:t>,</w:t>
      </w:r>
      <w:r>
        <w:t xml:space="preserve"> IP addresses in this section) - Refer the reader to a specific protected system OR spreadsheet</w:t>
      </w:r>
      <w:r w:rsidR="00245193">
        <w:t>.</w:t>
      </w:r>
    </w:p>
  </w:comment>
  <w:comment w:id="39" w:author="Amar Singh" w:date="2020-05-09T20:24:00Z" w:initials="AS">
    <w:p w14:paraId="219BE625" w14:textId="1E52F0DF" w:rsidR="004278FB" w:rsidRDefault="004278FB">
      <w:pPr>
        <w:pStyle w:val="CommentText"/>
      </w:pPr>
      <w:r>
        <w:rPr>
          <w:rStyle w:val="CommentReference"/>
        </w:rPr>
        <w:annotationRef/>
      </w:r>
      <w:r>
        <w:t xml:space="preserve">Map this according to your org/team structure. This is one proposed way. Key external and trusted partners should be considered (if relevant) as part of your core team. </w:t>
      </w:r>
    </w:p>
  </w:comment>
  <w:comment w:id="40" w:author="Amar Singh" w:date="2020-05-21T13:00:00Z" w:initials="AS">
    <w:p w14:paraId="07F315A4" w14:textId="5D2323D6" w:rsidR="004278FB" w:rsidRDefault="004278FB">
      <w:pPr>
        <w:pStyle w:val="CommentText"/>
      </w:pPr>
      <w:r>
        <w:rPr>
          <w:rStyle w:val="CommentReference"/>
        </w:rPr>
        <w:annotationRef/>
      </w:r>
      <w:r>
        <w:t xml:space="preserve">Though we believe that the Crisis management team should only be poked during a real crisis, in reality they are often involved quite early in an incident. </w:t>
      </w:r>
    </w:p>
  </w:comment>
  <w:comment w:id="41" w:author="Amar Singh" w:date="2020-05-09T20:51:00Z" w:initials="AS">
    <w:p w14:paraId="7BB793AD" w14:textId="37F727EF" w:rsidR="004278FB" w:rsidRDefault="004278FB">
      <w:pPr>
        <w:pStyle w:val="CommentText"/>
      </w:pPr>
      <w:r>
        <w:rPr>
          <w:rStyle w:val="CommentReference"/>
        </w:rPr>
        <w:annotationRef/>
      </w:r>
      <w:r>
        <w:t>Going back to the PRE-READ, we personally don't believe in cramming everything into ONE document. The only achievement is a BIG difficult-to-read document.</w:t>
      </w:r>
    </w:p>
  </w:comment>
  <w:comment w:id="44" w:author="Amar Singh" w:date="2020-05-10T00:02:00Z" w:initials="AS">
    <w:p w14:paraId="7484035E" w14:textId="7E4BF23E" w:rsidR="004278FB" w:rsidRDefault="004278FB">
      <w:pPr>
        <w:pStyle w:val="CommentText"/>
      </w:pPr>
      <w:r>
        <w:rPr>
          <w:rStyle w:val="CommentReference"/>
        </w:rPr>
        <w:annotationRef/>
      </w:r>
      <w:r>
        <w:t>In our opinion and experience</w:t>
      </w:r>
      <w:r w:rsidR="00245193">
        <w:t>,</w:t>
      </w:r>
      <w:r>
        <w:t xml:space="preserve"> taking a scenario and playbooks-based approach to incident response is efficient and allows for easier, and in many instances, faster response to incidents. </w:t>
      </w:r>
    </w:p>
    <w:p w14:paraId="294359BC" w14:textId="77777777" w:rsidR="004278FB" w:rsidRDefault="004278FB">
      <w:pPr>
        <w:pStyle w:val="CommentText"/>
      </w:pPr>
    </w:p>
    <w:p w14:paraId="27FC6C47" w14:textId="70110066" w:rsidR="004278FB" w:rsidRDefault="004278FB">
      <w:pPr>
        <w:pStyle w:val="CommentText"/>
      </w:pPr>
      <w:r>
        <w:t xml:space="preserve">This does NOT mean you try to list every possible scenario. If you notice, we start by listing generic scenarios. </w:t>
      </w:r>
    </w:p>
    <w:p w14:paraId="3FFAFDA2" w14:textId="77777777" w:rsidR="004278FB" w:rsidRDefault="004278FB">
      <w:pPr>
        <w:pStyle w:val="CommentText"/>
      </w:pPr>
    </w:p>
    <w:p w14:paraId="0A0A9A8F" w14:textId="462029AC" w:rsidR="004278FB" w:rsidRDefault="004278FB">
      <w:pPr>
        <w:pStyle w:val="CommentText"/>
      </w:pPr>
      <w:r>
        <w:t xml:space="preserve">After generics, we have taken an approach of listing the critical assets along with the scenario name. </w:t>
      </w:r>
    </w:p>
  </w:comment>
  <w:comment w:id="45" w:author="Amar Singh" w:date="2020-05-09T23:39:00Z" w:initials="AS">
    <w:p w14:paraId="21A5F286" w14:textId="546BEB2F" w:rsidR="004278FB" w:rsidRDefault="004278FB">
      <w:pPr>
        <w:pStyle w:val="CommentText"/>
      </w:pPr>
      <w:r>
        <w:rPr>
          <w:rStyle w:val="CommentReference"/>
        </w:rPr>
        <w:annotationRef/>
      </w:r>
      <w:r>
        <w:t xml:space="preserve">if you have SoC (Security Orchestration) tools you can automate certain parts of or </w:t>
      </w:r>
      <w:r w:rsidR="002F6F43">
        <w:t xml:space="preserve">the </w:t>
      </w:r>
      <w:r>
        <w:t>whole playbook</w:t>
      </w:r>
      <w:r w:rsidR="002F6F43">
        <w:t>.</w:t>
      </w:r>
    </w:p>
    <w:p w14:paraId="4B2A3A9F" w14:textId="77777777" w:rsidR="002F6F43" w:rsidRDefault="002F6F43">
      <w:pPr>
        <w:pStyle w:val="CommentText"/>
      </w:pPr>
    </w:p>
    <w:p w14:paraId="368856FE" w14:textId="7449A04D" w:rsidR="004278FB" w:rsidRDefault="004278FB">
      <w:pPr>
        <w:pStyle w:val="CommentText"/>
      </w:pPr>
      <w:r>
        <w:t xml:space="preserve">For example, generic phishing playbook can be automated to be DELETED from all staff inboxes </w:t>
      </w:r>
      <w:r w:rsidR="00245193">
        <w:t>i</w:t>
      </w:r>
      <w:r>
        <w:t xml:space="preserve">f more than 5 people identify it as Phishing. </w:t>
      </w:r>
    </w:p>
    <w:p w14:paraId="2EFAE504" w14:textId="77777777" w:rsidR="004278FB" w:rsidRDefault="004278FB">
      <w:pPr>
        <w:pStyle w:val="CommentText"/>
      </w:pPr>
    </w:p>
    <w:p w14:paraId="613EC00B" w14:textId="1E1B2858" w:rsidR="004278FB" w:rsidRDefault="004278FB">
      <w:pPr>
        <w:pStyle w:val="CommentText"/>
      </w:pPr>
      <w:r>
        <w:t xml:space="preserve">We have a Playbooks online course that teaches you how to create and optimise playbooks. You can visit cm-alliance.com for more information.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5603B1" w15:done="0"/>
  <w15:commentEx w15:paraId="4C75181B" w15:done="0"/>
  <w15:commentEx w15:paraId="5E13E141" w15:done="0"/>
  <w15:commentEx w15:paraId="01C6EE25" w15:done="0"/>
  <w15:commentEx w15:paraId="5AC0108E" w15:done="0"/>
  <w15:commentEx w15:paraId="23DBFB84" w15:done="0"/>
  <w15:commentEx w15:paraId="3C4923A4" w15:done="0"/>
  <w15:commentEx w15:paraId="62F307FB" w15:done="0"/>
  <w15:commentEx w15:paraId="6339473E" w15:done="0"/>
  <w15:commentEx w15:paraId="4B9D9C32" w15:done="0"/>
  <w15:commentEx w15:paraId="7CF7EA93" w15:done="0"/>
  <w15:commentEx w15:paraId="275EFBF4" w15:done="0"/>
  <w15:commentEx w15:paraId="219BE625" w15:done="0"/>
  <w15:commentEx w15:paraId="07F315A4" w15:done="0"/>
  <w15:commentEx w15:paraId="7BB793AD" w15:done="0"/>
  <w15:commentEx w15:paraId="0A0A9A8F" w15:done="0"/>
  <w15:commentEx w15:paraId="613EC0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1068C" w16cex:dateUtc="2020-05-21T12:54:00Z"/>
  <w16cex:commentExtensible w16cex:durableId="226059A9" w16cex:dateUtc="2020-05-08T20:50:00Z"/>
  <w16cex:commentExtensible w16cex:durableId="2270F8DA" w16cex:dateUtc="2020-05-21T11:55:00Z"/>
  <w16cex:commentExtensible w16cex:durableId="22606CF6" w16cex:dateUtc="2020-05-08T22:42:00Z"/>
  <w16cex:commentExtensible w16cex:durableId="22710AA9" w16cex:dateUtc="2020-05-21T13:11:00Z"/>
  <w16cex:commentExtensible w16cex:durableId="2270503A" w16cex:dateUtc="2020-05-20T23:56:00Z"/>
  <w16cex:commentExtensible w16cex:durableId="22710B20" w16cex:dateUtc="2020-05-21T13:13:00Z"/>
  <w16cex:commentExtensible w16cex:durableId="22607A47" w16cex:dateUtc="2020-05-08T23:39:00Z"/>
  <w16cex:commentExtensible w16cex:durableId="2260782E" w16cex:dateUtc="2020-05-08T23:30:00Z"/>
  <w16cex:commentExtensible w16cex:durableId="22619961" w16cex:dateUtc="2020-05-09T20:04:00Z"/>
  <w16cex:commentExtensible w16cex:durableId="22619000" w16cex:dateUtc="2020-05-09T19:24:00Z"/>
  <w16cex:commentExtensible w16cex:durableId="2270F9E2" w16cex:dateUtc="2020-05-21T12:00:00Z"/>
  <w16cex:commentExtensible w16cex:durableId="22619657" w16cex:dateUtc="2020-05-09T19:51:00Z"/>
  <w16cex:commentExtensible w16cex:durableId="2261C303" w16cex:dateUtc="2020-05-09T23:02:00Z"/>
  <w16cex:commentExtensible w16cex:durableId="2261BDBF" w16cex:dateUtc="2020-05-09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5603B1" w16cid:durableId="223CAD91"/>
  <w16cid:commentId w16cid:paraId="4C75181B" w16cid:durableId="223CAE53"/>
  <w16cid:commentId w16cid:paraId="5E13E141" w16cid:durableId="2271068C"/>
  <w16cid:commentId w16cid:paraId="01C6EE25" w16cid:durableId="226059A9"/>
  <w16cid:commentId w16cid:paraId="5AC0108E" w16cid:durableId="2270F8DA"/>
  <w16cid:commentId w16cid:paraId="23DBFB84" w16cid:durableId="22606CF6"/>
  <w16cid:commentId w16cid:paraId="3C4923A4" w16cid:durableId="22710AA9"/>
  <w16cid:commentId w16cid:paraId="62F307FB" w16cid:durableId="2270503A"/>
  <w16cid:commentId w16cid:paraId="6339473E" w16cid:durableId="22710B20"/>
  <w16cid:commentId w16cid:paraId="4B9D9C32" w16cid:durableId="22607A47"/>
  <w16cid:commentId w16cid:paraId="7CF7EA93" w16cid:durableId="2260782E"/>
  <w16cid:commentId w16cid:paraId="275EFBF4" w16cid:durableId="22619961"/>
  <w16cid:commentId w16cid:paraId="219BE625" w16cid:durableId="22619000"/>
  <w16cid:commentId w16cid:paraId="07F315A4" w16cid:durableId="2270F9E2"/>
  <w16cid:commentId w16cid:paraId="7BB793AD" w16cid:durableId="22619657"/>
  <w16cid:commentId w16cid:paraId="0A0A9A8F" w16cid:durableId="2261C303"/>
  <w16cid:commentId w16cid:paraId="613EC00B" w16cid:durableId="2261BD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CB447" w14:textId="77777777" w:rsidR="00222254" w:rsidRDefault="00222254" w:rsidP="00114589">
      <w:r>
        <w:separator/>
      </w:r>
    </w:p>
  </w:endnote>
  <w:endnote w:type="continuationSeparator" w:id="0">
    <w:p w14:paraId="7F2EE1E1" w14:textId="77777777" w:rsidR="00222254" w:rsidRDefault="00222254" w:rsidP="00114589">
      <w:r>
        <w:continuationSeparator/>
      </w:r>
    </w:p>
  </w:endnote>
  <w:endnote w:type="continuationNotice" w:id="1">
    <w:p w14:paraId="404ABE5E" w14:textId="77777777" w:rsidR="00222254" w:rsidRDefault="0022225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Raavi">
    <w:panose1 w:val="020B0502040204020203"/>
    <w:charset w:val="00"/>
    <w:family w:val="swiss"/>
    <w:pitch w:val="variable"/>
    <w:sig w:usb0="0002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CB906" w14:textId="77777777" w:rsidR="00245193" w:rsidRDefault="00245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ABF33" w14:textId="38CA3CDC" w:rsidR="004278FB" w:rsidRDefault="004278FB" w:rsidP="00114589">
    <w:pPr>
      <w:spacing w:before="0" w:line="240" w:lineRule="auto"/>
      <w:ind w:right="108"/>
      <w:jc w:val="center"/>
    </w:pPr>
    <w:r w:rsidRPr="00114589">
      <w:rPr>
        <w:sz w:val="11"/>
        <w:szCs w:val="11"/>
      </w:rPr>
      <w:t>CLIENT CONFIDENTIAL - Registered Address: 71-75 Shelton Street, Covent Garden, London WC2H 9JQ. U.K. | Registered in England &amp; Wales. Company Number 9547814. VAT Number 21809411</w:t>
    </w:r>
    <w:r>
      <w:rPr>
        <w:noProof/>
      </w:rPr>
      <w:drawing>
        <wp:anchor distT="360045" distB="0" distL="0" distR="0" simplePos="0" relativeHeight="251658244" behindDoc="0" locked="0" layoutInCell="1" hidden="0" allowOverlap="1" wp14:anchorId="7C2ABFA6" wp14:editId="03D7C88D">
          <wp:simplePos x="0" y="0"/>
          <wp:positionH relativeFrom="column">
            <wp:posOffset>-457199</wp:posOffset>
          </wp:positionH>
          <wp:positionV relativeFrom="paragraph">
            <wp:posOffset>5292</wp:posOffset>
          </wp:positionV>
          <wp:extent cx="6649200" cy="298800"/>
          <wp:effectExtent l="0" t="0" r="0" b="6350"/>
          <wp:wrapTopAndBottom distT="0" distB="0"/>
          <wp:docPr id="6" name="image6.png" descr="CMA-footer2-01.png"/>
          <wp:cNvGraphicFramePr/>
          <a:graphic xmlns:a="http://schemas.openxmlformats.org/drawingml/2006/main">
            <a:graphicData uri="http://schemas.openxmlformats.org/drawingml/2006/picture">
              <pic:pic xmlns:pic="http://schemas.openxmlformats.org/drawingml/2006/picture">
                <pic:nvPicPr>
                  <pic:cNvPr id="0" name="image6.png" descr="CMA-footer2-01.png"/>
                  <pic:cNvPicPr preferRelativeResize="0"/>
                </pic:nvPicPr>
                <pic:blipFill>
                  <a:blip r:embed="rId1"/>
                  <a:srcRect/>
                  <a:stretch>
                    <a:fillRect/>
                  </a:stretch>
                </pic:blipFill>
                <pic:spPr>
                  <a:xfrm>
                    <a:off x="0" y="0"/>
                    <a:ext cx="6649200" cy="298800"/>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167F4" w14:textId="77777777" w:rsidR="00245193" w:rsidRDefault="00245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382D2" w14:textId="77777777" w:rsidR="00222254" w:rsidRDefault="00222254" w:rsidP="00114589">
      <w:r>
        <w:separator/>
      </w:r>
    </w:p>
  </w:footnote>
  <w:footnote w:type="continuationSeparator" w:id="0">
    <w:p w14:paraId="1A4B3F46" w14:textId="77777777" w:rsidR="00222254" w:rsidRDefault="00222254" w:rsidP="00114589">
      <w:r>
        <w:continuationSeparator/>
      </w:r>
    </w:p>
  </w:footnote>
  <w:footnote w:type="continuationNotice" w:id="1">
    <w:p w14:paraId="1B27B0DB" w14:textId="77777777" w:rsidR="00222254" w:rsidRDefault="0022225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07CE4" w14:textId="77777777" w:rsidR="004278FB" w:rsidRDefault="004278FB" w:rsidP="00114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CDB25" w14:textId="58D426FE" w:rsidR="004278FB" w:rsidRDefault="004278FB" w:rsidP="004E615E">
    <w:pPr>
      <w:snapToGrid w:val="0"/>
      <w:spacing w:before="0" w:line="240" w:lineRule="auto"/>
      <w:ind w:right="108"/>
      <w:rPr>
        <w:sz w:val="12"/>
        <w:szCs w:val="12"/>
      </w:rPr>
    </w:pPr>
    <w:r>
      <w:rPr>
        <w:noProof/>
      </w:rPr>
      <w:drawing>
        <wp:anchor distT="0" distB="360045" distL="0" distR="0" simplePos="0" relativeHeight="251658243" behindDoc="0" locked="0" layoutInCell="1" hidden="0" allowOverlap="1" wp14:anchorId="21F934F7" wp14:editId="50EFC430">
          <wp:simplePos x="0" y="0"/>
          <wp:positionH relativeFrom="column">
            <wp:posOffset>1251857</wp:posOffset>
          </wp:positionH>
          <wp:positionV relativeFrom="paragraph">
            <wp:posOffset>283029</wp:posOffset>
          </wp:positionV>
          <wp:extent cx="5257800" cy="449670"/>
          <wp:effectExtent l="0" t="0" r="0" b="0"/>
          <wp:wrapTopAndBottom distT="0" distB="0"/>
          <wp:docPr id="5" name="image3.png" descr="CMA-header-01.png"/>
          <wp:cNvGraphicFramePr/>
          <a:graphic xmlns:a="http://schemas.openxmlformats.org/drawingml/2006/main">
            <a:graphicData uri="http://schemas.openxmlformats.org/drawingml/2006/picture">
              <pic:pic xmlns:pic="http://schemas.openxmlformats.org/drawingml/2006/picture">
                <pic:nvPicPr>
                  <pic:cNvPr id="0" name="image3.png" descr="CMA-header-01.png"/>
                  <pic:cNvPicPr preferRelativeResize="0"/>
                </pic:nvPicPr>
                <pic:blipFill rotWithShape="1">
                  <a:blip r:embed="rId1"/>
                  <a:srcRect l="30163" t="23938"/>
                  <a:stretch/>
                </pic:blipFill>
                <pic:spPr bwMode="auto">
                  <a:xfrm>
                    <a:off x="0" y="0"/>
                    <a:ext cx="5257800" cy="44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BBDA6" w14:textId="77777777" w:rsidR="004278FB" w:rsidRDefault="004278FB" w:rsidP="001145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60F21"/>
    <w:multiLevelType w:val="multilevel"/>
    <w:tmpl w:val="5FB6450C"/>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27546"/>
    <w:multiLevelType w:val="hybridMultilevel"/>
    <w:tmpl w:val="9A5662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E4990"/>
    <w:multiLevelType w:val="hybridMultilevel"/>
    <w:tmpl w:val="D1F8BF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C444B0"/>
    <w:multiLevelType w:val="hybridMultilevel"/>
    <w:tmpl w:val="A970AB30"/>
    <w:lvl w:ilvl="0" w:tplc="08090001">
      <w:start w:val="1"/>
      <w:numFmt w:val="bullet"/>
      <w:lvlText w:val=""/>
      <w:lvlJc w:val="left"/>
      <w:pPr>
        <w:ind w:left="1156" w:hanging="360"/>
      </w:pPr>
      <w:rPr>
        <w:rFonts w:ascii="Symbol" w:hAnsi="Symbol" w:cs="Symbol" w:hint="default"/>
      </w:rPr>
    </w:lvl>
    <w:lvl w:ilvl="1" w:tplc="08090003" w:tentative="1">
      <w:start w:val="1"/>
      <w:numFmt w:val="bullet"/>
      <w:lvlText w:val="o"/>
      <w:lvlJc w:val="left"/>
      <w:pPr>
        <w:ind w:left="1876" w:hanging="360"/>
      </w:pPr>
      <w:rPr>
        <w:rFonts w:ascii="Courier New" w:hAnsi="Courier New" w:cs="Courier New" w:hint="default"/>
      </w:rPr>
    </w:lvl>
    <w:lvl w:ilvl="2" w:tplc="08090005" w:tentative="1">
      <w:start w:val="1"/>
      <w:numFmt w:val="bullet"/>
      <w:lvlText w:val=""/>
      <w:lvlJc w:val="left"/>
      <w:pPr>
        <w:ind w:left="2596" w:hanging="360"/>
      </w:pPr>
      <w:rPr>
        <w:rFonts w:ascii="Wingdings" w:hAnsi="Wingdings" w:cs="Wingdings" w:hint="default"/>
      </w:rPr>
    </w:lvl>
    <w:lvl w:ilvl="3" w:tplc="08090001" w:tentative="1">
      <w:start w:val="1"/>
      <w:numFmt w:val="bullet"/>
      <w:lvlText w:val=""/>
      <w:lvlJc w:val="left"/>
      <w:pPr>
        <w:ind w:left="3316" w:hanging="360"/>
      </w:pPr>
      <w:rPr>
        <w:rFonts w:ascii="Symbol" w:hAnsi="Symbol" w:cs="Symbol" w:hint="default"/>
      </w:rPr>
    </w:lvl>
    <w:lvl w:ilvl="4" w:tplc="08090003" w:tentative="1">
      <w:start w:val="1"/>
      <w:numFmt w:val="bullet"/>
      <w:lvlText w:val="o"/>
      <w:lvlJc w:val="left"/>
      <w:pPr>
        <w:ind w:left="4036" w:hanging="360"/>
      </w:pPr>
      <w:rPr>
        <w:rFonts w:ascii="Courier New" w:hAnsi="Courier New" w:cs="Courier New" w:hint="default"/>
      </w:rPr>
    </w:lvl>
    <w:lvl w:ilvl="5" w:tplc="08090005" w:tentative="1">
      <w:start w:val="1"/>
      <w:numFmt w:val="bullet"/>
      <w:lvlText w:val=""/>
      <w:lvlJc w:val="left"/>
      <w:pPr>
        <w:ind w:left="4756" w:hanging="360"/>
      </w:pPr>
      <w:rPr>
        <w:rFonts w:ascii="Wingdings" w:hAnsi="Wingdings" w:cs="Wingdings" w:hint="default"/>
      </w:rPr>
    </w:lvl>
    <w:lvl w:ilvl="6" w:tplc="08090001" w:tentative="1">
      <w:start w:val="1"/>
      <w:numFmt w:val="bullet"/>
      <w:lvlText w:val=""/>
      <w:lvlJc w:val="left"/>
      <w:pPr>
        <w:ind w:left="5476" w:hanging="360"/>
      </w:pPr>
      <w:rPr>
        <w:rFonts w:ascii="Symbol" w:hAnsi="Symbol" w:cs="Symbol" w:hint="default"/>
      </w:rPr>
    </w:lvl>
    <w:lvl w:ilvl="7" w:tplc="08090003" w:tentative="1">
      <w:start w:val="1"/>
      <w:numFmt w:val="bullet"/>
      <w:lvlText w:val="o"/>
      <w:lvlJc w:val="left"/>
      <w:pPr>
        <w:ind w:left="6196" w:hanging="360"/>
      </w:pPr>
      <w:rPr>
        <w:rFonts w:ascii="Courier New" w:hAnsi="Courier New" w:cs="Courier New" w:hint="default"/>
      </w:rPr>
    </w:lvl>
    <w:lvl w:ilvl="8" w:tplc="08090005" w:tentative="1">
      <w:start w:val="1"/>
      <w:numFmt w:val="bullet"/>
      <w:lvlText w:val=""/>
      <w:lvlJc w:val="left"/>
      <w:pPr>
        <w:ind w:left="6916" w:hanging="360"/>
      </w:pPr>
      <w:rPr>
        <w:rFonts w:ascii="Wingdings" w:hAnsi="Wingdings" w:cs="Wingdings" w:hint="default"/>
      </w:rPr>
    </w:lvl>
  </w:abstractNum>
  <w:abstractNum w:abstractNumId="4" w15:restartNumberingAfterBreak="0">
    <w:nsid w:val="0F9202D8"/>
    <w:multiLevelType w:val="hybridMultilevel"/>
    <w:tmpl w:val="B144109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41231A0"/>
    <w:multiLevelType w:val="multilevel"/>
    <w:tmpl w:val="F3B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9645E"/>
    <w:multiLevelType w:val="hybridMultilevel"/>
    <w:tmpl w:val="481495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35D5596"/>
    <w:multiLevelType w:val="hybridMultilevel"/>
    <w:tmpl w:val="52D090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1A2ACE"/>
    <w:multiLevelType w:val="hybridMultilevel"/>
    <w:tmpl w:val="BE62709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4A59B1"/>
    <w:multiLevelType w:val="hybridMultilevel"/>
    <w:tmpl w:val="5C6AA16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E8A2E73"/>
    <w:multiLevelType w:val="hybridMultilevel"/>
    <w:tmpl w:val="6E58ABC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302234A4"/>
    <w:multiLevelType w:val="hybridMultilevel"/>
    <w:tmpl w:val="73C4B4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5646B2F"/>
    <w:multiLevelType w:val="hybridMultilevel"/>
    <w:tmpl w:val="784C6716"/>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93D138C"/>
    <w:multiLevelType w:val="hybridMultilevel"/>
    <w:tmpl w:val="210AEF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F72FD4"/>
    <w:multiLevelType w:val="hybridMultilevel"/>
    <w:tmpl w:val="CF0CB400"/>
    <w:lvl w:ilvl="0" w:tplc="36C45B9C">
      <w:start w:val="1"/>
      <w:numFmt w:val="bullet"/>
      <w:lvlText w:val="-"/>
      <w:lvlJc w:val="left"/>
      <w:pPr>
        <w:ind w:left="720" w:hanging="360"/>
      </w:pPr>
      <w:rPr>
        <w:rFonts w:ascii="Verdana" w:eastAsia="Lato" w:hAnsi="Verdana"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C076279"/>
    <w:multiLevelType w:val="hybridMultilevel"/>
    <w:tmpl w:val="2B40A9EC"/>
    <w:lvl w:ilvl="0" w:tplc="33B4F29A">
      <w:start w:val="1"/>
      <w:numFmt w:val="bullet"/>
      <w:lvlText w:val=""/>
      <w:lvlJc w:val="left"/>
      <w:pPr>
        <w:ind w:left="108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649B4"/>
    <w:multiLevelType w:val="hybridMultilevel"/>
    <w:tmpl w:val="726E653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3F350CD"/>
    <w:multiLevelType w:val="hybridMultilevel"/>
    <w:tmpl w:val="FE8838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FE4769"/>
    <w:multiLevelType w:val="hybridMultilevel"/>
    <w:tmpl w:val="70C49A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7FC0BFB"/>
    <w:multiLevelType w:val="hybridMultilevel"/>
    <w:tmpl w:val="B0B8F6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05568F"/>
    <w:multiLevelType w:val="hybridMultilevel"/>
    <w:tmpl w:val="FEFEFC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F473B25"/>
    <w:multiLevelType w:val="hybridMultilevel"/>
    <w:tmpl w:val="6CF68D48"/>
    <w:lvl w:ilvl="0" w:tplc="36C45B9C">
      <w:start w:val="1"/>
      <w:numFmt w:val="bullet"/>
      <w:lvlText w:val="-"/>
      <w:lvlJc w:val="left"/>
      <w:pPr>
        <w:ind w:left="1080" w:hanging="360"/>
      </w:pPr>
      <w:rPr>
        <w:rFonts w:ascii="Verdana" w:eastAsia="Lato" w:hAnsi="Verdana" w:cs="Lato"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71907127"/>
    <w:multiLevelType w:val="hybridMultilevel"/>
    <w:tmpl w:val="CBDADE6C"/>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D22481"/>
    <w:multiLevelType w:val="hybridMultilevel"/>
    <w:tmpl w:val="66F09316"/>
    <w:lvl w:ilvl="0" w:tplc="08090001">
      <w:start w:val="1"/>
      <w:numFmt w:val="bullet"/>
      <w:lvlText w:val=""/>
      <w:lvlJc w:val="left"/>
      <w:pPr>
        <w:ind w:left="803" w:hanging="360"/>
      </w:pPr>
      <w:rPr>
        <w:rFonts w:ascii="Symbol" w:hAnsi="Symbol" w:cs="Symbol" w:hint="default"/>
      </w:rPr>
    </w:lvl>
    <w:lvl w:ilvl="1" w:tplc="08090003" w:tentative="1">
      <w:start w:val="1"/>
      <w:numFmt w:val="bullet"/>
      <w:lvlText w:val="o"/>
      <w:lvlJc w:val="left"/>
      <w:pPr>
        <w:ind w:left="1523" w:hanging="360"/>
      </w:pPr>
      <w:rPr>
        <w:rFonts w:ascii="Courier New" w:hAnsi="Courier New" w:cs="Courier New" w:hint="default"/>
      </w:rPr>
    </w:lvl>
    <w:lvl w:ilvl="2" w:tplc="08090005" w:tentative="1">
      <w:start w:val="1"/>
      <w:numFmt w:val="bullet"/>
      <w:lvlText w:val=""/>
      <w:lvlJc w:val="left"/>
      <w:pPr>
        <w:ind w:left="2243" w:hanging="360"/>
      </w:pPr>
      <w:rPr>
        <w:rFonts w:ascii="Wingdings" w:hAnsi="Wingdings" w:hint="default"/>
      </w:rPr>
    </w:lvl>
    <w:lvl w:ilvl="3" w:tplc="08090001" w:tentative="1">
      <w:start w:val="1"/>
      <w:numFmt w:val="bullet"/>
      <w:lvlText w:val=""/>
      <w:lvlJc w:val="left"/>
      <w:pPr>
        <w:ind w:left="2963" w:hanging="360"/>
      </w:pPr>
      <w:rPr>
        <w:rFonts w:ascii="Symbol" w:hAnsi="Symbol" w:hint="default"/>
      </w:rPr>
    </w:lvl>
    <w:lvl w:ilvl="4" w:tplc="08090003" w:tentative="1">
      <w:start w:val="1"/>
      <w:numFmt w:val="bullet"/>
      <w:lvlText w:val="o"/>
      <w:lvlJc w:val="left"/>
      <w:pPr>
        <w:ind w:left="3683" w:hanging="360"/>
      </w:pPr>
      <w:rPr>
        <w:rFonts w:ascii="Courier New" w:hAnsi="Courier New" w:cs="Courier New" w:hint="default"/>
      </w:rPr>
    </w:lvl>
    <w:lvl w:ilvl="5" w:tplc="08090005" w:tentative="1">
      <w:start w:val="1"/>
      <w:numFmt w:val="bullet"/>
      <w:lvlText w:val=""/>
      <w:lvlJc w:val="left"/>
      <w:pPr>
        <w:ind w:left="4403" w:hanging="360"/>
      </w:pPr>
      <w:rPr>
        <w:rFonts w:ascii="Wingdings" w:hAnsi="Wingdings" w:hint="default"/>
      </w:rPr>
    </w:lvl>
    <w:lvl w:ilvl="6" w:tplc="08090001" w:tentative="1">
      <w:start w:val="1"/>
      <w:numFmt w:val="bullet"/>
      <w:lvlText w:val=""/>
      <w:lvlJc w:val="left"/>
      <w:pPr>
        <w:ind w:left="5123" w:hanging="360"/>
      </w:pPr>
      <w:rPr>
        <w:rFonts w:ascii="Symbol" w:hAnsi="Symbol" w:hint="default"/>
      </w:rPr>
    </w:lvl>
    <w:lvl w:ilvl="7" w:tplc="08090003" w:tentative="1">
      <w:start w:val="1"/>
      <w:numFmt w:val="bullet"/>
      <w:lvlText w:val="o"/>
      <w:lvlJc w:val="left"/>
      <w:pPr>
        <w:ind w:left="5843" w:hanging="360"/>
      </w:pPr>
      <w:rPr>
        <w:rFonts w:ascii="Courier New" w:hAnsi="Courier New" w:cs="Courier New" w:hint="default"/>
      </w:rPr>
    </w:lvl>
    <w:lvl w:ilvl="8" w:tplc="08090005" w:tentative="1">
      <w:start w:val="1"/>
      <w:numFmt w:val="bullet"/>
      <w:lvlText w:val=""/>
      <w:lvlJc w:val="left"/>
      <w:pPr>
        <w:ind w:left="6563" w:hanging="360"/>
      </w:pPr>
      <w:rPr>
        <w:rFonts w:ascii="Wingdings" w:hAnsi="Wingdings" w:hint="default"/>
      </w:rPr>
    </w:lvl>
  </w:abstractNum>
  <w:abstractNum w:abstractNumId="24" w15:restartNumberingAfterBreak="0">
    <w:nsid w:val="7331662C"/>
    <w:multiLevelType w:val="hybridMultilevel"/>
    <w:tmpl w:val="E3FA7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A9C0445"/>
    <w:multiLevelType w:val="hybridMultilevel"/>
    <w:tmpl w:val="D99846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C5192A"/>
    <w:multiLevelType w:val="hybridMultilevel"/>
    <w:tmpl w:val="10026F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4"/>
  </w:num>
  <w:num w:numId="5">
    <w:abstractNumId w:val="20"/>
  </w:num>
  <w:num w:numId="6">
    <w:abstractNumId w:val="13"/>
  </w:num>
  <w:num w:numId="7">
    <w:abstractNumId w:val="9"/>
  </w:num>
  <w:num w:numId="8">
    <w:abstractNumId w:val="18"/>
  </w:num>
  <w:num w:numId="9">
    <w:abstractNumId w:val="7"/>
  </w:num>
  <w:num w:numId="10">
    <w:abstractNumId w:val="19"/>
  </w:num>
  <w:num w:numId="11">
    <w:abstractNumId w:val="3"/>
  </w:num>
  <w:num w:numId="12">
    <w:abstractNumId w:val="16"/>
  </w:num>
  <w:num w:numId="13">
    <w:abstractNumId w:val="10"/>
  </w:num>
  <w:num w:numId="14">
    <w:abstractNumId w:val="14"/>
  </w:num>
  <w:num w:numId="15">
    <w:abstractNumId w:val="21"/>
  </w:num>
  <w:num w:numId="16">
    <w:abstractNumId w:val="11"/>
  </w:num>
  <w:num w:numId="17">
    <w:abstractNumId w:val="26"/>
  </w:num>
  <w:num w:numId="18">
    <w:abstractNumId w:val="24"/>
  </w:num>
  <w:num w:numId="19">
    <w:abstractNumId w:val="15"/>
  </w:num>
  <w:num w:numId="20">
    <w:abstractNumId w:val="17"/>
  </w:num>
  <w:num w:numId="21">
    <w:abstractNumId w:val="22"/>
  </w:num>
  <w:num w:numId="22">
    <w:abstractNumId w:val="8"/>
  </w:num>
  <w:num w:numId="23">
    <w:abstractNumId w:val="25"/>
  </w:num>
  <w:num w:numId="24">
    <w:abstractNumId w:val="2"/>
  </w:num>
  <w:num w:numId="25">
    <w:abstractNumId w:val="12"/>
  </w:num>
  <w:num w:numId="26">
    <w:abstractNumId w:val="1"/>
  </w:num>
  <w:num w:numId="27">
    <w:abstractNumId w:val="0"/>
  </w:num>
  <w:num w:numId="28">
    <w:abstractNumId w:val="2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ar Singh">
    <w15:presenceInfo w15:providerId="AD" w15:userId="S::amar@cybermanagementalliance.onmicrosoft.com::b4b66be7-a708-4612-9b5b-272bcff0bd7d"/>
  </w15:person>
  <w15:person w15:author="Bal Rai">
    <w15:presenceInfo w15:providerId="Windows Live" w15:userId="34c691f4851fcb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isplayBackgroundShape/>
  <w:activeWritingStyle w:appName="MSWord" w:lang="en-GB" w:vendorID="64" w:dllVersion="4096"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92A"/>
    <w:rsid w:val="000149A9"/>
    <w:rsid w:val="000171DE"/>
    <w:rsid w:val="00025A30"/>
    <w:rsid w:val="000301FB"/>
    <w:rsid w:val="00042E4F"/>
    <w:rsid w:val="0004562E"/>
    <w:rsid w:val="000534CC"/>
    <w:rsid w:val="00062D49"/>
    <w:rsid w:val="000664F1"/>
    <w:rsid w:val="00067925"/>
    <w:rsid w:val="00072DED"/>
    <w:rsid w:val="0008311C"/>
    <w:rsid w:val="00083F70"/>
    <w:rsid w:val="00090BB5"/>
    <w:rsid w:val="00094F77"/>
    <w:rsid w:val="0009EAB2"/>
    <w:rsid w:val="000A195E"/>
    <w:rsid w:val="000A31A1"/>
    <w:rsid w:val="000A3AB2"/>
    <w:rsid w:val="000A41DB"/>
    <w:rsid w:val="000B5CD0"/>
    <w:rsid w:val="000C02D7"/>
    <w:rsid w:val="000D0A95"/>
    <w:rsid w:val="000D2CF1"/>
    <w:rsid w:val="000D413C"/>
    <w:rsid w:val="000D76E7"/>
    <w:rsid w:val="000E1787"/>
    <w:rsid w:val="000E4F05"/>
    <w:rsid w:val="000E7473"/>
    <w:rsid w:val="00100DCD"/>
    <w:rsid w:val="00106AA1"/>
    <w:rsid w:val="00112770"/>
    <w:rsid w:val="00113504"/>
    <w:rsid w:val="00114589"/>
    <w:rsid w:val="0011484A"/>
    <w:rsid w:val="00135987"/>
    <w:rsid w:val="0015431A"/>
    <w:rsid w:val="0015490B"/>
    <w:rsid w:val="00160633"/>
    <w:rsid w:val="00167F6B"/>
    <w:rsid w:val="001701D6"/>
    <w:rsid w:val="00191A37"/>
    <w:rsid w:val="001920AB"/>
    <w:rsid w:val="00193DEE"/>
    <w:rsid w:val="001A03AF"/>
    <w:rsid w:val="001A60D6"/>
    <w:rsid w:val="001C1B77"/>
    <w:rsid w:val="001C449E"/>
    <w:rsid w:val="001C7DC0"/>
    <w:rsid w:val="001D4CB2"/>
    <w:rsid w:val="001D53DB"/>
    <w:rsid w:val="001D5C9D"/>
    <w:rsid w:val="001D5F4A"/>
    <w:rsid w:val="001E0DCB"/>
    <w:rsid w:val="001E15FF"/>
    <w:rsid w:val="001E39BB"/>
    <w:rsid w:val="001F57C4"/>
    <w:rsid w:val="00200452"/>
    <w:rsid w:val="00214054"/>
    <w:rsid w:val="002206F7"/>
    <w:rsid w:val="00222254"/>
    <w:rsid w:val="00225B09"/>
    <w:rsid w:val="0024048C"/>
    <w:rsid w:val="00245193"/>
    <w:rsid w:val="00257218"/>
    <w:rsid w:val="00262FF9"/>
    <w:rsid w:val="00265E6A"/>
    <w:rsid w:val="002725B0"/>
    <w:rsid w:val="00273E56"/>
    <w:rsid w:val="00293323"/>
    <w:rsid w:val="002B2449"/>
    <w:rsid w:val="002B426D"/>
    <w:rsid w:val="002C10CA"/>
    <w:rsid w:val="002C766D"/>
    <w:rsid w:val="002D3419"/>
    <w:rsid w:val="002D5223"/>
    <w:rsid w:val="002F4C03"/>
    <w:rsid w:val="002F5C1D"/>
    <w:rsid w:val="002F6F43"/>
    <w:rsid w:val="003037EF"/>
    <w:rsid w:val="00316B4E"/>
    <w:rsid w:val="00323CE1"/>
    <w:rsid w:val="00333C58"/>
    <w:rsid w:val="00337118"/>
    <w:rsid w:val="00337546"/>
    <w:rsid w:val="00351F8F"/>
    <w:rsid w:val="00352866"/>
    <w:rsid w:val="00355A31"/>
    <w:rsid w:val="003611BB"/>
    <w:rsid w:val="00364A22"/>
    <w:rsid w:val="00366C14"/>
    <w:rsid w:val="00371A1F"/>
    <w:rsid w:val="00376901"/>
    <w:rsid w:val="00376CF9"/>
    <w:rsid w:val="0039592A"/>
    <w:rsid w:val="003A3696"/>
    <w:rsid w:val="003A78D6"/>
    <w:rsid w:val="003B0235"/>
    <w:rsid w:val="003C06C1"/>
    <w:rsid w:val="003C2DE9"/>
    <w:rsid w:val="003D0C24"/>
    <w:rsid w:val="003D64CD"/>
    <w:rsid w:val="003E2FDC"/>
    <w:rsid w:val="003F43F5"/>
    <w:rsid w:val="003F5856"/>
    <w:rsid w:val="00401B67"/>
    <w:rsid w:val="0040339E"/>
    <w:rsid w:val="00403735"/>
    <w:rsid w:val="0040772D"/>
    <w:rsid w:val="00407810"/>
    <w:rsid w:val="00414747"/>
    <w:rsid w:val="00422AAB"/>
    <w:rsid w:val="004278FB"/>
    <w:rsid w:val="00431F99"/>
    <w:rsid w:val="004463B7"/>
    <w:rsid w:val="00450C48"/>
    <w:rsid w:val="00465C21"/>
    <w:rsid w:val="00467C0D"/>
    <w:rsid w:val="00472BDF"/>
    <w:rsid w:val="00476567"/>
    <w:rsid w:val="00477A8A"/>
    <w:rsid w:val="00482B72"/>
    <w:rsid w:val="0049391D"/>
    <w:rsid w:val="004B2710"/>
    <w:rsid w:val="004B36E5"/>
    <w:rsid w:val="004B7455"/>
    <w:rsid w:val="004C03CC"/>
    <w:rsid w:val="004C5425"/>
    <w:rsid w:val="004C7729"/>
    <w:rsid w:val="004C79D6"/>
    <w:rsid w:val="004D62D1"/>
    <w:rsid w:val="004D77C7"/>
    <w:rsid w:val="004D7A95"/>
    <w:rsid w:val="004E615E"/>
    <w:rsid w:val="004E6EAA"/>
    <w:rsid w:val="004F091F"/>
    <w:rsid w:val="004F2023"/>
    <w:rsid w:val="00500242"/>
    <w:rsid w:val="00501F93"/>
    <w:rsid w:val="00506C4F"/>
    <w:rsid w:val="005106A2"/>
    <w:rsid w:val="00523C84"/>
    <w:rsid w:val="00543D3F"/>
    <w:rsid w:val="005504DA"/>
    <w:rsid w:val="005507EF"/>
    <w:rsid w:val="00567085"/>
    <w:rsid w:val="00567D74"/>
    <w:rsid w:val="005754BF"/>
    <w:rsid w:val="00576DFB"/>
    <w:rsid w:val="00590736"/>
    <w:rsid w:val="005954A8"/>
    <w:rsid w:val="005956F6"/>
    <w:rsid w:val="00596D76"/>
    <w:rsid w:val="005C2454"/>
    <w:rsid w:val="005C7DBC"/>
    <w:rsid w:val="005D29DF"/>
    <w:rsid w:val="005E1D78"/>
    <w:rsid w:val="005E7D5C"/>
    <w:rsid w:val="005F3941"/>
    <w:rsid w:val="00602B53"/>
    <w:rsid w:val="006078F2"/>
    <w:rsid w:val="0062039B"/>
    <w:rsid w:val="006264C5"/>
    <w:rsid w:val="00632E71"/>
    <w:rsid w:val="00644FE3"/>
    <w:rsid w:val="00656756"/>
    <w:rsid w:val="006724DF"/>
    <w:rsid w:val="0069185D"/>
    <w:rsid w:val="00693198"/>
    <w:rsid w:val="006945CA"/>
    <w:rsid w:val="00694B3F"/>
    <w:rsid w:val="006A2091"/>
    <w:rsid w:val="006A4B98"/>
    <w:rsid w:val="006B04E2"/>
    <w:rsid w:val="006B07A3"/>
    <w:rsid w:val="006B7246"/>
    <w:rsid w:val="006C7FB0"/>
    <w:rsid w:val="006D6837"/>
    <w:rsid w:val="006D7295"/>
    <w:rsid w:val="006D7306"/>
    <w:rsid w:val="006E3B14"/>
    <w:rsid w:val="006F17FA"/>
    <w:rsid w:val="006F386A"/>
    <w:rsid w:val="006F568F"/>
    <w:rsid w:val="006F6365"/>
    <w:rsid w:val="006F6F4C"/>
    <w:rsid w:val="006F7DD0"/>
    <w:rsid w:val="00704EE3"/>
    <w:rsid w:val="00705ECC"/>
    <w:rsid w:val="0071400E"/>
    <w:rsid w:val="00716189"/>
    <w:rsid w:val="00722149"/>
    <w:rsid w:val="0072220B"/>
    <w:rsid w:val="007275FA"/>
    <w:rsid w:val="00732D7D"/>
    <w:rsid w:val="007450A4"/>
    <w:rsid w:val="00746A55"/>
    <w:rsid w:val="00761355"/>
    <w:rsid w:val="00765602"/>
    <w:rsid w:val="007742FC"/>
    <w:rsid w:val="00787FBB"/>
    <w:rsid w:val="007948DE"/>
    <w:rsid w:val="007A4999"/>
    <w:rsid w:val="007B34BD"/>
    <w:rsid w:val="007C2C30"/>
    <w:rsid w:val="007D223D"/>
    <w:rsid w:val="007F1A35"/>
    <w:rsid w:val="007F78F1"/>
    <w:rsid w:val="00810CF5"/>
    <w:rsid w:val="008311B4"/>
    <w:rsid w:val="00831228"/>
    <w:rsid w:val="00832152"/>
    <w:rsid w:val="008342DA"/>
    <w:rsid w:val="00834922"/>
    <w:rsid w:val="00840010"/>
    <w:rsid w:val="00850167"/>
    <w:rsid w:val="00856EB1"/>
    <w:rsid w:val="0085771A"/>
    <w:rsid w:val="0086447E"/>
    <w:rsid w:val="00864ADA"/>
    <w:rsid w:val="00873979"/>
    <w:rsid w:val="00874FBA"/>
    <w:rsid w:val="00880D77"/>
    <w:rsid w:val="00884AC3"/>
    <w:rsid w:val="008A43AC"/>
    <w:rsid w:val="008A48E7"/>
    <w:rsid w:val="008B4028"/>
    <w:rsid w:val="008B4101"/>
    <w:rsid w:val="008B5580"/>
    <w:rsid w:val="008D65DC"/>
    <w:rsid w:val="008E6545"/>
    <w:rsid w:val="008F165D"/>
    <w:rsid w:val="008F1AF3"/>
    <w:rsid w:val="008F35AF"/>
    <w:rsid w:val="008F62EC"/>
    <w:rsid w:val="00906ED6"/>
    <w:rsid w:val="00927ADF"/>
    <w:rsid w:val="00930EC1"/>
    <w:rsid w:val="0093126E"/>
    <w:rsid w:val="00934BD4"/>
    <w:rsid w:val="00952BB0"/>
    <w:rsid w:val="00962C6A"/>
    <w:rsid w:val="00965100"/>
    <w:rsid w:val="00966920"/>
    <w:rsid w:val="0097685A"/>
    <w:rsid w:val="00981BA5"/>
    <w:rsid w:val="00986A04"/>
    <w:rsid w:val="00991874"/>
    <w:rsid w:val="00993D13"/>
    <w:rsid w:val="009A3430"/>
    <w:rsid w:val="009A4423"/>
    <w:rsid w:val="009B6079"/>
    <w:rsid w:val="009D1330"/>
    <w:rsid w:val="009E5631"/>
    <w:rsid w:val="009E646D"/>
    <w:rsid w:val="009F00EC"/>
    <w:rsid w:val="009F62E5"/>
    <w:rsid w:val="00A059E2"/>
    <w:rsid w:val="00A141CA"/>
    <w:rsid w:val="00A15430"/>
    <w:rsid w:val="00A20892"/>
    <w:rsid w:val="00A21972"/>
    <w:rsid w:val="00A24DBE"/>
    <w:rsid w:val="00A274CD"/>
    <w:rsid w:val="00A31448"/>
    <w:rsid w:val="00A40BB5"/>
    <w:rsid w:val="00A43304"/>
    <w:rsid w:val="00A4434E"/>
    <w:rsid w:val="00A5310F"/>
    <w:rsid w:val="00A57F89"/>
    <w:rsid w:val="00A65A03"/>
    <w:rsid w:val="00A67AC8"/>
    <w:rsid w:val="00A73170"/>
    <w:rsid w:val="00A76D42"/>
    <w:rsid w:val="00A81E35"/>
    <w:rsid w:val="00A94E7A"/>
    <w:rsid w:val="00AA4290"/>
    <w:rsid w:val="00AB0FB0"/>
    <w:rsid w:val="00AB10F6"/>
    <w:rsid w:val="00AC23AF"/>
    <w:rsid w:val="00AC2C67"/>
    <w:rsid w:val="00AD4F1B"/>
    <w:rsid w:val="00AD63C2"/>
    <w:rsid w:val="00B2269C"/>
    <w:rsid w:val="00B23633"/>
    <w:rsid w:val="00B25B53"/>
    <w:rsid w:val="00B27193"/>
    <w:rsid w:val="00B31579"/>
    <w:rsid w:val="00B54615"/>
    <w:rsid w:val="00B556DF"/>
    <w:rsid w:val="00B703F3"/>
    <w:rsid w:val="00B7108C"/>
    <w:rsid w:val="00B83780"/>
    <w:rsid w:val="00B83E1A"/>
    <w:rsid w:val="00B91174"/>
    <w:rsid w:val="00B9174C"/>
    <w:rsid w:val="00B92697"/>
    <w:rsid w:val="00B94599"/>
    <w:rsid w:val="00BA33F6"/>
    <w:rsid w:val="00BA7D3E"/>
    <w:rsid w:val="00BB0958"/>
    <w:rsid w:val="00BB3AD5"/>
    <w:rsid w:val="00BB7632"/>
    <w:rsid w:val="00BC4257"/>
    <w:rsid w:val="00BC765D"/>
    <w:rsid w:val="00BD0A63"/>
    <w:rsid w:val="00BE1BD2"/>
    <w:rsid w:val="00C06DA0"/>
    <w:rsid w:val="00C43B98"/>
    <w:rsid w:val="00C654A8"/>
    <w:rsid w:val="00C72951"/>
    <w:rsid w:val="00C80DE6"/>
    <w:rsid w:val="00C976C8"/>
    <w:rsid w:val="00CA14EC"/>
    <w:rsid w:val="00CB59D7"/>
    <w:rsid w:val="00CB5B37"/>
    <w:rsid w:val="00CC6785"/>
    <w:rsid w:val="00CD47E1"/>
    <w:rsid w:val="00CE30F3"/>
    <w:rsid w:val="00CE433E"/>
    <w:rsid w:val="00CE75DD"/>
    <w:rsid w:val="00D037C9"/>
    <w:rsid w:val="00D0708A"/>
    <w:rsid w:val="00D07378"/>
    <w:rsid w:val="00D10539"/>
    <w:rsid w:val="00D1419F"/>
    <w:rsid w:val="00D159E6"/>
    <w:rsid w:val="00D162CB"/>
    <w:rsid w:val="00D1642B"/>
    <w:rsid w:val="00D36554"/>
    <w:rsid w:val="00D438B5"/>
    <w:rsid w:val="00D53902"/>
    <w:rsid w:val="00D62E34"/>
    <w:rsid w:val="00D71114"/>
    <w:rsid w:val="00D73B35"/>
    <w:rsid w:val="00DA363E"/>
    <w:rsid w:val="00DA46BA"/>
    <w:rsid w:val="00DB4F1A"/>
    <w:rsid w:val="00DB5A7E"/>
    <w:rsid w:val="00DC1135"/>
    <w:rsid w:val="00DC4D86"/>
    <w:rsid w:val="00DC4E5F"/>
    <w:rsid w:val="00DE5E59"/>
    <w:rsid w:val="00E4393B"/>
    <w:rsid w:val="00E45FEC"/>
    <w:rsid w:val="00E46A56"/>
    <w:rsid w:val="00E47CA8"/>
    <w:rsid w:val="00E51B17"/>
    <w:rsid w:val="00E90E53"/>
    <w:rsid w:val="00E91EB8"/>
    <w:rsid w:val="00E94949"/>
    <w:rsid w:val="00EA7C9C"/>
    <w:rsid w:val="00EB5E08"/>
    <w:rsid w:val="00EC13A2"/>
    <w:rsid w:val="00EC43A0"/>
    <w:rsid w:val="00ED0309"/>
    <w:rsid w:val="00ED0710"/>
    <w:rsid w:val="00ED666B"/>
    <w:rsid w:val="00EE10E3"/>
    <w:rsid w:val="00EE66F5"/>
    <w:rsid w:val="00EE7971"/>
    <w:rsid w:val="00F07E5C"/>
    <w:rsid w:val="00F12486"/>
    <w:rsid w:val="00F2000B"/>
    <w:rsid w:val="00F30D7F"/>
    <w:rsid w:val="00F31737"/>
    <w:rsid w:val="00F373CD"/>
    <w:rsid w:val="00F42138"/>
    <w:rsid w:val="00F4717B"/>
    <w:rsid w:val="00F57FEB"/>
    <w:rsid w:val="00FB5305"/>
    <w:rsid w:val="00FB5B4B"/>
    <w:rsid w:val="00FD18AF"/>
    <w:rsid w:val="00FD5269"/>
    <w:rsid w:val="00FD7295"/>
    <w:rsid w:val="00FE0E29"/>
    <w:rsid w:val="00FE6046"/>
    <w:rsid w:val="026D343A"/>
    <w:rsid w:val="04DDF6FA"/>
    <w:rsid w:val="0CC85245"/>
    <w:rsid w:val="1921E263"/>
    <w:rsid w:val="25D921DF"/>
    <w:rsid w:val="2C6ACCD8"/>
    <w:rsid w:val="2E2C3559"/>
    <w:rsid w:val="2F8224BA"/>
    <w:rsid w:val="38F1F0E9"/>
    <w:rsid w:val="3A8EC023"/>
    <w:rsid w:val="3E8CC0B4"/>
    <w:rsid w:val="4ABEDA97"/>
    <w:rsid w:val="59E245D4"/>
    <w:rsid w:val="62109CCA"/>
    <w:rsid w:val="6AD671F0"/>
    <w:rsid w:val="6D9F6C29"/>
    <w:rsid w:val="7A75D469"/>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A217D"/>
  <w15:docId w15:val="{A84D666F-9EFA-DE43-9251-DBA52EA34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sz w:val="22"/>
        <w:szCs w:val="22"/>
        <w:lang w:val="en-GB" w:eastAsia="en-GB" w:bidi="pa-IN"/>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785"/>
    <w:pPr>
      <w:widowControl w:val="0"/>
      <w:pBdr>
        <w:top w:val="nil"/>
        <w:left w:val="nil"/>
        <w:bottom w:val="nil"/>
        <w:right w:val="nil"/>
        <w:between w:val="nil"/>
      </w:pBdr>
      <w:spacing w:before="200" w:after="0" w:line="360" w:lineRule="auto"/>
      <w:ind w:right="110"/>
    </w:pPr>
    <w:rPr>
      <w:rFonts w:eastAsia="Lato" w:cs="Lato"/>
    </w:rPr>
  </w:style>
  <w:style w:type="paragraph" w:styleId="Heading1">
    <w:name w:val="heading 1"/>
    <w:basedOn w:val="Normal"/>
    <w:next w:val="Normal"/>
    <w:link w:val="Heading1Char"/>
    <w:uiPriority w:val="9"/>
    <w:qFormat/>
    <w:rsid w:val="004463B7"/>
    <w:pPr>
      <w:keepNext/>
      <w:keepLines/>
      <w:spacing w:before="480" w:after="120"/>
      <w:outlineLvl w:val="0"/>
    </w:pPr>
    <w:rPr>
      <w:b/>
      <w:color w:val="23527C"/>
      <w:sz w:val="40"/>
      <w:szCs w:val="40"/>
    </w:rPr>
  </w:style>
  <w:style w:type="paragraph" w:styleId="Heading2">
    <w:name w:val="heading 2"/>
    <w:basedOn w:val="Normal"/>
    <w:next w:val="Normal"/>
    <w:link w:val="Heading2Char"/>
    <w:uiPriority w:val="9"/>
    <w:unhideWhenUsed/>
    <w:qFormat/>
    <w:rsid w:val="008A48E7"/>
    <w:pPr>
      <w:keepNext/>
      <w:keepLines/>
      <w:spacing w:before="360" w:after="80"/>
      <w:outlineLvl w:val="1"/>
    </w:pPr>
    <w:rPr>
      <w:bCs/>
      <w:color w:val="23527C"/>
      <w:sz w:val="36"/>
      <w:szCs w:val="36"/>
    </w:rPr>
  </w:style>
  <w:style w:type="paragraph" w:styleId="Heading3">
    <w:name w:val="heading 3"/>
    <w:basedOn w:val="Normal"/>
    <w:next w:val="Normal"/>
    <w:uiPriority w:val="9"/>
    <w:unhideWhenUsed/>
    <w:qFormat/>
    <w:rsid w:val="00E91EB8"/>
    <w:pPr>
      <w:keepNext/>
      <w:keepLines/>
      <w:spacing w:before="280" w:after="80"/>
      <w:outlineLvl w:val="2"/>
    </w:pPr>
    <w:rPr>
      <w:b/>
      <w:color w:val="23527C"/>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63B7"/>
    <w:pPr>
      <w:keepNext/>
      <w:keepLines/>
      <w:spacing w:before="480" w:after="120"/>
    </w:pPr>
    <w:rPr>
      <w:b/>
      <w:color w:val="23527C"/>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B5CD0"/>
    <w:pPr>
      <w:tabs>
        <w:tab w:val="center" w:pos="4680"/>
        <w:tab w:val="right" w:pos="9360"/>
      </w:tabs>
      <w:spacing w:line="240" w:lineRule="auto"/>
    </w:pPr>
  </w:style>
  <w:style w:type="character" w:customStyle="1" w:styleId="HeaderChar">
    <w:name w:val="Header Char"/>
    <w:basedOn w:val="DefaultParagraphFont"/>
    <w:link w:val="Header"/>
    <w:uiPriority w:val="99"/>
    <w:rsid w:val="000B5CD0"/>
  </w:style>
  <w:style w:type="paragraph" w:styleId="Footer">
    <w:name w:val="footer"/>
    <w:basedOn w:val="Normal"/>
    <w:link w:val="FooterChar"/>
    <w:uiPriority w:val="99"/>
    <w:unhideWhenUsed/>
    <w:rsid w:val="000B5CD0"/>
    <w:pPr>
      <w:tabs>
        <w:tab w:val="center" w:pos="4680"/>
        <w:tab w:val="right" w:pos="9360"/>
      </w:tabs>
      <w:spacing w:line="240" w:lineRule="auto"/>
    </w:pPr>
  </w:style>
  <w:style w:type="character" w:customStyle="1" w:styleId="FooterChar">
    <w:name w:val="Footer Char"/>
    <w:basedOn w:val="DefaultParagraphFont"/>
    <w:link w:val="Footer"/>
    <w:uiPriority w:val="99"/>
    <w:rsid w:val="000B5CD0"/>
  </w:style>
  <w:style w:type="paragraph" w:styleId="Caption">
    <w:name w:val="caption"/>
    <w:basedOn w:val="Normal"/>
    <w:next w:val="Normal"/>
    <w:uiPriority w:val="35"/>
    <w:unhideWhenUsed/>
    <w:qFormat/>
    <w:rsid w:val="00352866"/>
    <w:pPr>
      <w:spacing w:line="240" w:lineRule="auto"/>
    </w:pPr>
    <w:rPr>
      <w:i/>
      <w:iCs/>
      <w:color w:val="1F497D" w:themeColor="text2"/>
      <w:sz w:val="18"/>
      <w:szCs w:val="18"/>
    </w:rPr>
  </w:style>
  <w:style w:type="paragraph" w:styleId="TOC1">
    <w:name w:val="toc 1"/>
    <w:basedOn w:val="Normal"/>
    <w:next w:val="Normal"/>
    <w:autoRedefine/>
    <w:uiPriority w:val="39"/>
    <w:unhideWhenUsed/>
    <w:rsid w:val="0085771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85771A"/>
    <w:pPr>
      <w:spacing w:before="0"/>
      <w:ind w:left="220"/>
    </w:pPr>
    <w:rPr>
      <w:rFonts w:asciiTheme="minorHAnsi" w:hAnsiTheme="minorHAnsi"/>
      <w:smallCaps/>
      <w:sz w:val="20"/>
      <w:szCs w:val="20"/>
    </w:rPr>
  </w:style>
  <w:style w:type="paragraph" w:styleId="TOC3">
    <w:name w:val="toc 3"/>
    <w:basedOn w:val="Normal"/>
    <w:next w:val="Normal"/>
    <w:autoRedefine/>
    <w:uiPriority w:val="39"/>
    <w:unhideWhenUsed/>
    <w:rsid w:val="0085771A"/>
    <w:pPr>
      <w:spacing w:before="0"/>
      <w:ind w:left="440"/>
    </w:pPr>
    <w:rPr>
      <w:rFonts w:asciiTheme="minorHAnsi" w:hAnsiTheme="minorHAnsi"/>
      <w:i/>
      <w:iCs/>
      <w:sz w:val="20"/>
      <w:szCs w:val="20"/>
    </w:rPr>
  </w:style>
  <w:style w:type="character" w:styleId="Hyperlink">
    <w:name w:val="Hyperlink"/>
    <w:basedOn w:val="DefaultParagraphFont"/>
    <w:uiPriority w:val="99"/>
    <w:unhideWhenUsed/>
    <w:rsid w:val="0085771A"/>
    <w:rPr>
      <w:color w:val="0000FF" w:themeColor="hyperlink"/>
      <w:u w:val="single"/>
    </w:rPr>
  </w:style>
  <w:style w:type="character" w:customStyle="1" w:styleId="Heading2Char">
    <w:name w:val="Heading 2 Char"/>
    <w:basedOn w:val="DefaultParagraphFont"/>
    <w:link w:val="Heading2"/>
    <w:uiPriority w:val="9"/>
    <w:rsid w:val="008A48E7"/>
    <w:rPr>
      <w:rFonts w:eastAsia="Lato" w:cs="Lato"/>
      <w:bCs/>
      <w:color w:val="23527C"/>
      <w:sz w:val="36"/>
      <w:szCs w:val="36"/>
    </w:rPr>
  </w:style>
  <w:style w:type="paragraph" w:styleId="ListParagraph">
    <w:name w:val="List Paragraph"/>
    <w:basedOn w:val="Normal"/>
    <w:uiPriority w:val="34"/>
    <w:qFormat/>
    <w:rsid w:val="00DB5A7E"/>
    <w:pPr>
      <w:numPr>
        <w:numId w:val="1"/>
      </w:numPr>
      <w:spacing w:before="180" w:after="180" w:line="276" w:lineRule="auto"/>
      <w:ind w:right="108"/>
    </w:pPr>
  </w:style>
  <w:style w:type="table" w:styleId="TableGrid">
    <w:name w:val="Table Grid"/>
    <w:basedOn w:val="TableNormal"/>
    <w:uiPriority w:val="39"/>
    <w:rsid w:val="00476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BC765D"/>
    <w:rPr>
      <w:rFonts w:eastAsia="Lato" w:cs="Lato"/>
      <w:b/>
      <w:color w:val="23527C"/>
      <w:sz w:val="72"/>
      <w:szCs w:val="72"/>
    </w:rPr>
  </w:style>
  <w:style w:type="character" w:styleId="UnresolvedMention">
    <w:name w:val="Unresolved Mention"/>
    <w:basedOn w:val="DefaultParagraphFont"/>
    <w:uiPriority w:val="99"/>
    <w:semiHidden/>
    <w:unhideWhenUsed/>
    <w:rsid w:val="00273E56"/>
    <w:rPr>
      <w:color w:val="605E5C"/>
      <w:shd w:val="clear" w:color="auto" w:fill="E1DFDD"/>
    </w:rPr>
  </w:style>
  <w:style w:type="character" w:styleId="FollowedHyperlink">
    <w:name w:val="FollowedHyperlink"/>
    <w:basedOn w:val="DefaultParagraphFont"/>
    <w:uiPriority w:val="99"/>
    <w:semiHidden/>
    <w:unhideWhenUsed/>
    <w:rsid w:val="00067925"/>
    <w:rPr>
      <w:color w:val="800080" w:themeColor="followedHyperlink"/>
      <w:u w:val="single"/>
    </w:rPr>
  </w:style>
  <w:style w:type="character" w:styleId="CommentReference">
    <w:name w:val="annotation reference"/>
    <w:basedOn w:val="DefaultParagraphFont"/>
    <w:uiPriority w:val="99"/>
    <w:semiHidden/>
    <w:unhideWhenUsed/>
    <w:rsid w:val="00F373CD"/>
    <w:rPr>
      <w:sz w:val="16"/>
      <w:szCs w:val="16"/>
    </w:rPr>
  </w:style>
  <w:style w:type="paragraph" w:styleId="CommentText">
    <w:name w:val="annotation text"/>
    <w:basedOn w:val="Normal"/>
    <w:link w:val="CommentTextChar"/>
    <w:uiPriority w:val="99"/>
    <w:semiHidden/>
    <w:unhideWhenUsed/>
    <w:rsid w:val="00F373CD"/>
    <w:pPr>
      <w:spacing w:line="240" w:lineRule="auto"/>
    </w:pPr>
    <w:rPr>
      <w:sz w:val="20"/>
      <w:szCs w:val="20"/>
    </w:rPr>
  </w:style>
  <w:style w:type="character" w:customStyle="1" w:styleId="CommentTextChar">
    <w:name w:val="Comment Text Char"/>
    <w:basedOn w:val="DefaultParagraphFont"/>
    <w:link w:val="CommentText"/>
    <w:uiPriority w:val="99"/>
    <w:semiHidden/>
    <w:rsid w:val="00F373CD"/>
    <w:rPr>
      <w:rFonts w:eastAsia="Lato" w:cs="Lato"/>
      <w:sz w:val="20"/>
      <w:szCs w:val="20"/>
    </w:rPr>
  </w:style>
  <w:style w:type="paragraph" w:styleId="CommentSubject">
    <w:name w:val="annotation subject"/>
    <w:basedOn w:val="CommentText"/>
    <w:next w:val="CommentText"/>
    <w:link w:val="CommentSubjectChar"/>
    <w:uiPriority w:val="99"/>
    <w:semiHidden/>
    <w:unhideWhenUsed/>
    <w:rsid w:val="00F373CD"/>
    <w:rPr>
      <w:b/>
      <w:bCs/>
    </w:rPr>
  </w:style>
  <w:style w:type="character" w:customStyle="1" w:styleId="CommentSubjectChar">
    <w:name w:val="Comment Subject Char"/>
    <w:basedOn w:val="CommentTextChar"/>
    <w:link w:val="CommentSubject"/>
    <w:uiPriority w:val="99"/>
    <w:semiHidden/>
    <w:rsid w:val="00F373CD"/>
    <w:rPr>
      <w:rFonts w:eastAsia="Lato" w:cs="Lato"/>
      <w:b/>
      <w:bCs/>
      <w:sz w:val="20"/>
      <w:szCs w:val="20"/>
    </w:rPr>
  </w:style>
  <w:style w:type="paragraph" w:styleId="BalloonText">
    <w:name w:val="Balloon Text"/>
    <w:basedOn w:val="Normal"/>
    <w:link w:val="BalloonTextChar"/>
    <w:uiPriority w:val="99"/>
    <w:semiHidden/>
    <w:unhideWhenUsed/>
    <w:rsid w:val="00F373CD"/>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73CD"/>
    <w:rPr>
      <w:rFonts w:ascii="Times New Roman" w:eastAsia="Lato" w:hAnsi="Times New Roman" w:cs="Times New Roman"/>
      <w:sz w:val="18"/>
      <w:szCs w:val="18"/>
    </w:rPr>
  </w:style>
  <w:style w:type="paragraph" w:styleId="TOC4">
    <w:name w:val="toc 4"/>
    <w:basedOn w:val="Normal"/>
    <w:next w:val="Normal"/>
    <w:autoRedefine/>
    <w:uiPriority w:val="39"/>
    <w:unhideWhenUsed/>
    <w:rsid w:val="006F7DD0"/>
    <w:pPr>
      <w:spacing w:before="0"/>
      <w:ind w:left="660"/>
    </w:pPr>
    <w:rPr>
      <w:rFonts w:asciiTheme="minorHAnsi" w:hAnsiTheme="minorHAnsi"/>
      <w:sz w:val="18"/>
      <w:szCs w:val="18"/>
    </w:rPr>
  </w:style>
  <w:style w:type="paragraph" w:styleId="TOC5">
    <w:name w:val="toc 5"/>
    <w:basedOn w:val="Normal"/>
    <w:next w:val="Normal"/>
    <w:autoRedefine/>
    <w:uiPriority w:val="39"/>
    <w:unhideWhenUsed/>
    <w:rsid w:val="006F7DD0"/>
    <w:pPr>
      <w:spacing w:before="0"/>
      <w:ind w:left="880"/>
    </w:pPr>
    <w:rPr>
      <w:rFonts w:asciiTheme="minorHAnsi" w:hAnsiTheme="minorHAnsi"/>
      <w:sz w:val="18"/>
      <w:szCs w:val="18"/>
    </w:rPr>
  </w:style>
  <w:style w:type="paragraph" w:styleId="TOC6">
    <w:name w:val="toc 6"/>
    <w:basedOn w:val="Normal"/>
    <w:next w:val="Normal"/>
    <w:autoRedefine/>
    <w:uiPriority w:val="39"/>
    <w:unhideWhenUsed/>
    <w:rsid w:val="006F7DD0"/>
    <w:pPr>
      <w:spacing w:before="0"/>
      <w:ind w:left="1100"/>
    </w:pPr>
    <w:rPr>
      <w:rFonts w:asciiTheme="minorHAnsi" w:hAnsiTheme="minorHAnsi"/>
      <w:sz w:val="18"/>
      <w:szCs w:val="18"/>
    </w:rPr>
  </w:style>
  <w:style w:type="paragraph" w:styleId="TOC7">
    <w:name w:val="toc 7"/>
    <w:basedOn w:val="Normal"/>
    <w:next w:val="Normal"/>
    <w:autoRedefine/>
    <w:uiPriority w:val="39"/>
    <w:unhideWhenUsed/>
    <w:rsid w:val="006F7DD0"/>
    <w:pPr>
      <w:spacing w:before="0"/>
      <w:ind w:left="1320"/>
    </w:pPr>
    <w:rPr>
      <w:rFonts w:asciiTheme="minorHAnsi" w:hAnsiTheme="minorHAnsi"/>
      <w:sz w:val="18"/>
      <w:szCs w:val="18"/>
    </w:rPr>
  </w:style>
  <w:style w:type="paragraph" w:styleId="TOC8">
    <w:name w:val="toc 8"/>
    <w:basedOn w:val="Normal"/>
    <w:next w:val="Normal"/>
    <w:autoRedefine/>
    <w:uiPriority w:val="39"/>
    <w:unhideWhenUsed/>
    <w:rsid w:val="006F7DD0"/>
    <w:pPr>
      <w:spacing w:before="0"/>
      <w:ind w:left="1540"/>
    </w:pPr>
    <w:rPr>
      <w:rFonts w:asciiTheme="minorHAnsi" w:hAnsiTheme="minorHAnsi"/>
      <w:sz w:val="18"/>
      <w:szCs w:val="18"/>
    </w:rPr>
  </w:style>
  <w:style w:type="paragraph" w:styleId="TOC9">
    <w:name w:val="toc 9"/>
    <w:basedOn w:val="Normal"/>
    <w:next w:val="Normal"/>
    <w:autoRedefine/>
    <w:uiPriority w:val="39"/>
    <w:unhideWhenUsed/>
    <w:rsid w:val="006F7DD0"/>
    <w:pPr>
      <w:spacing w:before="0"/>
      <w:ind w:left="1760"/>
    </w:pPr>
    <w:rPr>
      <w:rFonts w:asciiTheme="minorHAnsi" w:hAnsiTheme="minorHAnsi"/>
      <w:sz w:val="18"/>
      <w:szCs w:val="18"/>
    </w:rPr>
  </w:style>
  <w:style w:type="character" w:customStyle="1" w:styleId="Heading1Char">
    <w:name w:val="Heading 1 Char"/>
    <w:basedOn w:val="DefaultParagraphFont"/>
    <w:link w:val="Heading1"/>
    <w:uiPriority w:val="9"/>
    <w:rsid w:val="0015490B"/>
    <w:rPr>
      <w:rFonts w:eastAsia="Lato" w:cs="Lato"/>
      <w:b/>
      <w:color w:val="23527C"/>
      <w:sz w:val="40"/>
      <w:szCs w:val="40"/>
    </w:rPr>
  </w:style>
  <w:style w:type="paragraph" w:customStyle="1" w:styleId="license-text">
    <w:name w:val="license-text"/>
    <w:basedOn w:val="Normal"/>
    <w:rsid w:val="004278FB"/>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right="0"/>
    </w:pPr>
    <w:rPr>
      <w:rFonts w:ascii="Times New Roman" w:eastAsia="Times New Roman" w:hAnsi="Times New Roman" w:cs="Times New Roman"/>
      <w:sz w:val="24"/>
      <w:szCs w:val="24"/>
      <w:lang w:bidi="ar-SA"/>
    </w:rPr>
  </w:style>
  <w:style w:type="paragraph" w:styleId="Revision">
    <w:name w:val="Revision"/>
    <w:hidden/>
    <w:uiPriority w:val="99"/>
    <w:semiHidden/>
    <w:rsid w:val="006D7306"/>
    <w:pPr>
      <w:spacing w:after="0" w:line="240" w:lineRule="auto"/>
    </w:pPr>
    <w:rPr>
      <w:rFonts w:eastAsia="Lato" w:cs="La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0839">
      <w:bodyDiv w:val="1"/>
      <w:marLeft w:val="0"/>
      <w:marRight w:val="0"/>
      <w:marTop w:val="0"/>
      <w:marBottom w:val="0"/>
      <w:divBdr>
        <w:top w:val="none" w:sz="0" w:space="0" w:color="auto"/>
        <w:left w:val="none" w:sz="0" w:space="0" w:color="auto"/>
        <w:bottom w:val="none" w:sz="0" w:space="0" w:color="auto"/>
        <w:right w:val="none" w:sz="0" w:space="0" w:color="auto"/>
      </w:divBdr>
    </w:div>
    <w:div w:id="52508256">
      <w:bodyDiv w:val="1"/>
      <w:marLeft w:val="0"/>
      <w:marRight w:val="0"/>
      <w:marTop w:val="0"/>
      <w:marBottom w:val="0"/>
      <w:divBdr>
        <w:top w:val="none" w:sz="0" w:space="0" w:color="auto"/>
        <w:left w:val="none" w:sz="0" w:space="0" w:color="auto"/>
        <w:bottom w:val="none" w:sz="0" w:space="0" w:color="auto"/>
        <w:right w:val="none" w:sz="0" w:space="0" w:color="auto"/>
      </w:divBdr>
      <w:divsChild>
        <w:div w:id="626549618">
          <w:marLeft w:val="0"/>
          <w:marRight w:val="0"/>
          <w:marTop w:val="0"/>
          <w:marBottom w:val="360"/>
          <w:divBdr>
            <w:top w:val="none" w:sz="0" w:space="0" w:color="auto"/>
            <w:left w:val="none" w:sz="0" w:space="0" w:color="auto"/>
            <w:bottom w:val="none" w:sz="0" w:space="0" w:color="auto"/>
            <w:right w:val="none" w:sz="0" w:space="0" w:color="auto"/>
          </w:divBdr>
          <w:divsChild>
            <w:div w:id="1996295183">
              <w:marLeft w:val="0"/>
              <w:marRight w:val="0"/>
              <w:marTop w:val="0"/>
              <w:marBottom w:val="0"/>
              <w:divBdr>
                <w:top w:val="none" w:sz="0" w:space="0" w:color="auto"/>
                <w:left w:val="none" w:sz="0" w:space="0" w:color="auto"/>
                <w:bottom w:val="none" w:sz="0" w:space="0" w:color="auto"/>
                <w:right w:val="none" w:sz="0" w:space="0" w:color="auto"/>
              </w:divBdr>
              <w:divsChild>
                <w:div w:id="454099501">
                  <w:marLeft w:val="0"/>
                  <w:marRight w:val="0"/>
                  <w:marTop w:val="0"/>
                  <w:marBottom w:val="0"/>
                  <w:divBdr>
                    <w:top w:val="none" w:sz="0" w:space="0" w:color="auto"/>
                    <w:left w:val="none" w:sz="0" w:space="0" w:color="auto"/>
                    <w:bottom w:val="none" w:sz="0" w:space="0" w:color="auto"/>
                    <w:right w:val="none" w:sz="0" w:space="0" w:color="auto"/>
                  </w:divBdr>
                  <w:divsChild>
                    <w:div w:id="1744642218">
                      <w:marLeft w:val="0"/>
                      <w:marRight w:val="0"/>
                      <w:marTop w:val="0"/>
                      <w:marBottom w:val="0"/>
                      <w:divBdr>
                        <w:top w:val="none" w:sz="0" w:space="0" w:color="auto"/>
                        <w:left w:val="none" w:sz="0" w:space="0" w:color="auto"/>
                        <w:bottom w:val="none" w:sz="0" w:space="0" w:color="auto"/>
                        <w:right w:val="none" w:sz="0" w:space="0" w:color="auto"/>
                      </w:divBdr>
                      <w:divsChild>
                        <w:div w:id="1700161573">
                          <w:marLeft w:val="0"/>
                          <w:marRight w:val="0"/>
                          <w:marTop w:val="0"/>
                          <w:marBottom w:val="0"/>
                          <w:divBdr>
                            <w:top w:val="none" w:sz="0" w:space="0" w:color="auto"/>
                            <w:left w:val="none" w:sz="0" w:space="0" w:color="auto"/>
                            <w:bottom w:val="none" w:sz="0" w:space="0" w:color="auto"/>
                            <w:right w:val="none" w:sz="0" w:space="0" w:color="auto"/>
                          </w:divBdr>
                          <w:divsChild>
                            <w:div w:id="1924297348">
                              <w:marLeft w:val="0"/>
                              <w:marRight w:val="0"/>
                              <w:marTop w:val="0"/>
                              <w:marBottom w:val="0"/>
                              <w:divBdr>
                                <w:top w:val="none" w:sz="0" w:space="0" w:color="auto"/>
                                <w:left w:val="none" w:sz="0" w:space="0" w:color="auto"/>
                                <w:bottom w:val="none" w:sz="0" w:space="0" w:color="auto"/>
                                <w:right w:val="none" w:sz="0" w:space="0" w:color="auto"/>
                              </w:divBdr>
                              <w:divsChild>
                                <w:div w:id="7518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232556">
          <w:marLeft w:val="0"/>
          <w:marRight w:val="0"/>
          <w:marTop w:val="0"/>
          <w:marBottom w:val="0"/>
          <w:divBdr>
            <w:top w:val="none" w:sz="0" w:space="0" w:color="auto"/>
            <w:left w:val="none" w:sz="0" w:space="0" w:color="auto"/>
            <w:bottom w:val="none" w:sz="0" w:space="0" w:color="auto"/>
            <w:right w:val="none" w:sz="0" w:space="0" w:color="auto"/>
          </w:divBdr>
        </w:div>
      </w:divsChild>
    </w:div>
    <w:div w:id="673646776">
      <w:bodyDiv w:val="1"/>
      <w:marLeft w:val="0"/>
      <w:marRight w:val="0"/>
      <w:marTop w:val="0"/>
      <w:marBottom w:val="0"/>
      <w:divBdr>
        <w:top w:val="none" w:sz="0" w:space="0" w:color="auto"/>
        <w:left w:val="none" w:sz="0" w:space="0" w:color="auto"/>
        <w:bottom w:val="none" w:sz="0" w:space="0" w:color="auto"/>
        <w:right w:val="none" w:sz="0" w:space="0" w:color="auto"/>
      </w:divBdr>
    </w:div>
    <w:div w:id="911934694">
      <w:bodyDiv w:val="1"/>
      <w:marLeft w:val="0"/>
      <w:marRight w:val="0"/>
      <w:marTop w:val="0"/>
      <w:marBottom w:val="0"/>
      <w:divBdr>
        <w:top w:val="none" w:sz="0" w:space="0" w:color="auto"/>
        <w:left w:val="none" w:sz="0" w:space="0" w:color="auto"/>
        <w:bottom w:val="none" w:sz="0" w:space="0" w:color="auto"/>
        <w:right w:val="none" w:sz="0" w:space="0" w:color="auto"/>
      </w:divBdr>
    </w:div>
    <w:div w:id="974867357">
      <w:bodyDiv w:val="1"/>
      <w:marLeft w:val="0"/>
      <w:marRight w:val="0"/>
      <w:marTop w:val="0"/>
      <w:marBottom w:val="0"/>
      <w:divBdr>
        <w:top w:val="none" w:sz="0" w:space="0" w:color="auto"/>
        <w:left w:val="none" w:sz="0" w:space="0" w:color="auto"/>
        <w:bottom w:val="none" w:sz="0" w:space="0" w:color="auto"/>
        <w:right w:val="none" w:sz="0" w:space="0" w:color="auto"/>
      </w:divBdr>
    </w:div>
    <w:div w:id="1095514066">
      <w:bodyDiv w:val="1"/>
      <w:marLeft w:val="0"/>
      <w:marRight w:val="0"/>
      <w:marTop w:val="0"/>
      <w:marBottom w:val="0"/>
      <w:divBdr>
        <w:top w:val="none" w:sz="0" w:space="0" w:color="auto"/>
        <w:left w:val="none" w:sz="0" w:space="0" w:color="auto"/>
        <w:bottom w:val="none" w:sz="0" w:space="0" w:color="auto"/>
        <w:right w:val="none" w:sz="0" w:space="0" w:color="auto"/>
      </w:divBdr>
    </w:div>
    <w:div w:id="1218250254">
      <w:bodyDiv w:val="1"/>
      <w:marLeft w:val="0"/>
      <w:marRight w:val="0"/>
      <w:marTop w:val="0"/>
      <w:marBottom w:val="0"/>
      <w:divBdr>
        <w:top w:val="none" w:sz="0" w:space="0" w:color="auto"/>
        <w:left w:val="none" w:sz="0" w:space="0" w:color="auto"/>
        <w:bottom w:val="none" w:sz="0" w:space="0" w:color="auto"/>
        <w:right w:val="none" w:sz="0" w:space="0" w:color="auto"/>
      </w:divBdr>
    </w:div>
    <w:div w:id="1641687839">
      <w:bodyDiv w:val="1"/>
      <w:marLeft w:val="0"/>
      <w:marRight w:val="0"/>
      <w:marTop w:val="0"/>
      <w:marBottom w:val="0"/>
      <w:divBdr>
        <w:top w:val="none" w:sz="0" w:space="0" w:color="auto"/>
        <w:left w:val="none" w:sz="0" w:space="0" w:color="auto"/>
        <w:bottom w:val="none" w:sz="0" w:space="0" w:color="auto"/>
        <w:right w:val="none" w:sz="0" w:space="0" w:color="auto"/>
      </w:divBdr>
    </w:div>
    <w:div w:id="1878809617">
      <w:bodyDiv w:val="1"/>
      <w:marLeft w:val="0"/>
      <w:marRight w:val="0"/>
      <w:marTop w:val="0"/>
      <w:marBottom w:val="0"/>
      <w:divBdr>
        <w:top w:val="none" w:sz="0" w:space="0" w:color="auto"/>
        <w:left w:val="none" w:sz="0" w:space="0" w:color="auto"/>
        <w:bottom w:val="none" w:sz="0" w:space="0" w:color="auto"/>
        <w:right w:val="none" w:sz="0" w:space="0" w:color="auto"/>
      </w:divBdr>
      <w:divsChild>
        <w:div w:id="718240519">
          <w:marLeft w:val="0"/>
          <w:marRight w:val="0"/>
          <w:marTop w:val="0"/>
          <w:marBottom w:val="0"/>
          <w:divBdr>
            <w:top w:val="none" w:sz="0" w:space="0" w:color="auto"/>
            <w:left w:val="none" w:sz="0" w:space="0" w:color="auto"/>
            <w:bottom w:val="none" w:sz="0" w:space="0" w:color="auto"/>
            <w:right w:val="none" w:sz="0" w:space="0" w:color="auto"/>
          </w:divBdr>
        </w:div>
      </w:divsChild>
    </w:div>
    <w:div w:id="1934628789">
      <w:bodyDiv w:val="1"/>
      <w:marLeft w:val="0"/>
      <w:marRight w:val="0"/>
      <w:marTop w:val="0"/>
      <w:marBottom w:val="0"/>
      <w:divBdr>
        <w:top w:val="none" w:sz="0" w:space="0" w:color="auto"/>
        <w:left w:val="none" w:sz="0" w:space="0" w:color="auto"/>
        <w:bottom w:val="none" w:sz="0" w:space="0" w:color="auto"/>
        <w:right w:val="none" w:sz="0" w:space="0" w:color="auto"/>
      </w:divBdr>
    </w:div>
    <w:div w:id="2027173226">
      <w:bodyDiv w:val="1"/>
      <w:marLeft w:val="0"/>
      <w:marRight w:val="0"/>
      <w:marTop w:val="0"/>
      <w:marBottom w:val="0"/>
      <w:divBdr>
        <w:top w:val="none" w:sz="0" w:space="0" w:color="auto"/>
        <w:left w:val="none" w:sz="0" w:space="0" w:color="auto"/>
        <w:bottom w:val="none" w:sz="0" w:space="0" w:color="auto"/>
        <w:right w:val="none" w:sz="0" w:space="0" w:color="auto"/>
      </w:divBdr>
    </w:div>
    <w:div w:id="2036805876">
      <w:bodyDiv w:val="1"/>
      <w:marLeft w:val="0"/>
      <w:marRight w:val="0"/>
      <w:marTop w:val="0"/>
      <w:marBottom w:val="0"/>
      <w:divBdr>
        <w:top w:val="none" w:sz="0" w:space="0" w:color="auto"/>
        <w:left w:val="none" w:sz="0" w:space="0" w:color="auto"/>
        <w:bottom w:val="none" w:sz="0" w:space="0" w:color="auto"/>
        <w:right w:val="none" w:sz="0" w:space="0" w:color="auto"/>
      </w:divBdr>
      <w:divsChild>
        <w:div w:id="734356220">
          <w:marLeft w:val="0"/>
          <w:marRight w:val="0"/>
          <w:marTop w:val="0"/>
          <w:marBottom w:val="0"/>
          <w:divBdr>
            <w:top w:val="none" w:sz="0" w:space="0" w:color="auto"/>
            <w:left w:val="none" w:sz="0" w:space="0" w:color="auto"/>
            <w:bottom w:val="none" w:sz="0" w:space="0" w:color="auto"/>
            <w:right w:val="none" w:sz="0" w:space="0" w:color="auto"/>
          </w:divBdr>
        </w:div>
      </w:divsChild>
    </w:div>
    <w:div w:id="2048139158">
      <w:bodyDiv w:val="1"/>
      <w:marLeft w:val="0"/>
      <w:marRight w:val="0"/>
      <w:marTop w:val="0"/>
      <w:marBottom w:val="0"/>
      <w:divBdr>
        <w:top w:val="none" w:sz="0" w:space="0" w:color="auto"/>
        <w:left w:val="none" w:sz="0" w:space="0" w:color="auto"/>
        <w:bottom w:val="none" w:sz="0" w:space="0" w:color="auto"/>
        <w:right w:val="none" w:sz="0" w:space="0" w:color="auto"/>
      </w:divBdr>
    </w:div>
    <w:div w:id="2101365858">
      <w:bodyDiv w:val="1"/>
      <w:marLeft w:val="0"/>
      <w:marRight w:val="0"/>
      <w:marTop w:val="0"/>
      <w:marBottom w:val="0"/>
      <w:divBdr>
        <w:top w:val="none" w:sz="0" w:space="0" w:color="auto"/>
        <w:left w:val="none" w:sz="0" w:space="0" w:color="auto"/>
        <w:bottom w:val="none" w:sz="0" w:space="0" w:color="auto"/>
        <w:right w:val="none" w:sz="0" w:space="0" w:color="auto"/>
      </w:divBdr>
    </w:div>
    <w:div w:id="2119325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cm-alliance.com/cybersecurity-blog" TargetMode="External"/><Relationship Id="rId18" Type="http://schemas.openxmlformats.org/officeDocument/2006/relationships/image" Target="media/image2.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m-alliance.com/training/cipr-cyber-incident-planning-response/"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cm-alliance.com/training/cipr-cyber-incident-planning-respon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m-alliance.com/training/cipr-cyber-incident-planning-response/" TargetMode="External"/><Relationship Id="rId23" Type="http://schemas.openxmlformats.org/officeDocument/2006/relationships/footer" Target="footer1.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cm-alliance.com/training/cipr-cyber-incident-planning-response/" TargetMode="External"/><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01C4B-78FC-4A0C-A9F7-155D7C681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3090</Words>
  <Characters>16069</Characters>
  <Application>Microsoft Office Word</Application>
  <DocSecurity>0</DocSecurity>
  <Lines>459</Lines>
  <Paragraphs>281</Paragraphs>
  <ScaleCrop>false</ScaleCrop>
  <HeadingPairs>
    <vt:vector size="2" baseType="variant">
      <vt:variant>
        <vt:lpstr>Title</vt:lpstr>
      </vt:variant>
      <vt:variant>
        <vt:i4>1</vt:i4>
      </vt:variant>
    </vt:vector>
  </HeadingPairs>
  <TitlesOfParts>
    <vt:vector size="1" baseType="lpstr">
      <vt:lpstr>Cyber Incident Response Plan Tempalte</vt:lpstr>
    </vt:vector>
  </TitlesOfParts>
  <Manager/>
  <Company>Cyber Management Alliance Ltd</Company>
  <LinksUpToDate>false</LinksUpToDate>
  <CharactersWithSpaces>18878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Incident Response Plan Tempalte</dc:title>
  <dc:subject/>
  <dc:creator>Amar Singh</dc:creator>
  <cp:keywords/>
  <dc:description>www.cm-alliance.com</dc:description>
  <cp:lastModifiedBy>Amar Singh</cp:lastModifiedBy>
  <cp:revision>8</cp:revision>
  <cp:lastPrinted>2020-03-12T09:39:00Z</cp:lastPrinted>
  <dcterms:created xsi:type="dcterms:W3CDTF">2020-05-21T13:47:00Z</dcterms:created>
  <dcterms:modified xsi:type="dcterms:W3CDTF">2020-05-22T13:48:00Z</dcterms:modified>
  <cp:category/>
</cp:coreProperties>
</file>